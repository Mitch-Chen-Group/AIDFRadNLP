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BC43F" w14:textId="77777777" w:rsidR="005C18A9" w:rsidRDefault="005C18A9" w:rsidP="005E41EF"/>
    <w:p w14:paraId="6E83428D" w14:textId="78FD3562" w:rsidR="00663512" w:rsidRPr="001C32E0" w:rsidRDefault="00D9454E" w:rsidP="00663512">
      <w:pPr>
        <w:jc w:val="center"/>
      </w:pPr>
      <w:r>
        <w:rPr>
          <w:sz w:val="48"/>
          <w:szCs w:val="48"/>
        </w:rPr>
        <w:t>AID - CXR</w:t>
      </w:r>
    </w:p>
    <w:p w14:paraId="3C9D022D" w14:textId="77777777" w:rsidR="00663512" w:rsidRPr="006A7B85" w:rsidRDefault="00663512" w:rsidP="00663512">
      <w:pPr>
        <w:rPr>
          <w:highlight w:val="yellow"/>
        </w:rPr>
      </w:pPr>
    </w:p>
    <w:p w14:paraId="6E694200" w14:textId="77777777" w:rsidR="00663512" w:rsidRPr="006A7B85" w:rsidRDefault="00663512" w:rsidP="00663512">
      <w:pPr>
        <w:rPr>
          <w:highlight w:val="yellow"/>
        </w:rPr>
      </w:pPr>
    </w:p>
    <w:p w14:paraId="5715E90B" w14:textId="77777777" w:rsidR="00663512" w:rsidRPr="006A7B85" w:rsidRDefault="00663512" w:rsidP="00663512">
      <w:pPr>
        <w:rPr>
          <w:highlight w:val="yellow"/>
        </w:rPr>
      </w:pPr>
    </w:p>
    <w:p w14:paraId="7E9A2C53" w14:textId="77777777" w:rsidR="00663512" w:rsidRPr="006A7B85" w:rsidRDefault="00663512" w:rsidP="00663512">
      <w:pPr>
        <w:rPr>
          <w:highlight w:val="yellow"/>
        </w:rPr>
      </w:pPr>
    </w:p>
    <w:p w14:paraId="4738D41D" w14:textId="0BE666A4" w:rsidR="00663512" w:rsidRPr="004C4617" w:rsidRDefault="00D9454E" w:rsidP="001C32E0">
      <w:pPr>
        <w:jc w:val="center"/>
      </w:pPr>
      <w:r w:rsidRPr="00D9454E">
        <w:rPr>
          <w:sz w:val="28"/>
          <w:szCs w:val="28"/>
        </w:rPr>
        <w:t>AID - CXR: Assessing artificial Intelligence for the Diagnosis of Cancer on chest-</w:t>
      </w:r>
      <w:proofErr w:type="spellStart"/>
      <w:r w:rsidRPr="00D9454E">
        <w:rPr>
          <w:sz w:val="28"/>
          <w:szCs w:val="28"/>
        </w:rPr>
        <w:t>XRays</w:t>
      </w:r>
      <w:proofErr w:type="spellEnd"/>
    </w:p>
    <w:p w14:paraId="6A2E37DF" w14:textId="77777777" w:rsidR="00663512" w:rsidRPr="004C4617" w:rsidRDefault="00663512" w:rsidP="00663512"/>
    <w:p w14:paraId="0A224FF7" w14:textId="77777777" w:rsidR="00663512" w:rsidRPr="004C4617" w:rsidRDefault="00663512" w:rsidP="00663512"/>
    <w:p w14:paraId="6162640F" w14:textId="77777777" w:rsidR="00663512" w:rsidRPr="004C4617" w:rsidRDefault="00663512" w:rsidP="00663512"/>
    <w:p w14:paraId="16A58F89" w14:textId="3AEAD883" w:rsidR="00663512" w:rsidRPr="004C4617" w:rsidRDefault="00CB362D" w:rsidP="00663512">
      <w:pPr>
        <w:jc w:val="center"/>
      </w:pPr>
      <w:r>
        <w:t>V</w:t>
      </w:r>
      <w:r w:rsidR="000A10A3">
        <w:t>2</w:t>
      </w:r>
      <w:r>
        <w:t>.</w:t>
      </w:r>
      <w:r w:rsidR="008D4D7C">
        <w:t>1</w:t>
      </w:r>
      <w:r>
        <w:t xml:space="preserve"> </w:t>
      </w:r>
      <w:r w:rsidR="008D4D7C">
        <w:t>30/01/2026</w:t>
      </w:r>
    </w:p>
    <w:p w14:paraId="68802673" w14:textId="77777777" w:rsidR="00663512" w:rsidRPr="004C4617" w:rsidRDefault="00663512" w:rsidP="00663512">
      <w:pPr>
        <w:jc w:val="center"/>
      </w:pPr>
    </w:p>
    <w:p w14:paraId="17500603" w14:textId="77777777" w:rsidR="00663512" w:rsidRDefault="00663512" w:rsidP="00663512">
      <w:pPr>
        <w:jc w:val="center"/>
      </w:pPr>
    </w:p>
    <w:p w14:paraId="1CC1538D" w14:textId="77777777" w:rsidR="00B22337" w:rsidRDefault="00B22337" w:rsidP="00663512">
      <w:pPr>
        <w:jc w:val="center"/>
      </w:pPr>
    </w:p>
    <w:p w14:paraId="594D9FCE" w14:textId="77777777" w:rsidR="00B22337" w:rsidRPr="004C4617" w:rsidRDefault="00B22337" w:rsidP="00663512">
      <w:pPr>
        <w:jc w:val="center"/>
      </w:pPr>
    </w:p>
    <w:p w14:paraId="74035AB5" w14:textId="77777777" w:rsidR="00663512" w:rsidRPr="004C4617" w:rsidRDefault="00663512" w:rsidP="00663512">
      <w:pPr>
        <w:jc w:val="center"/>
      </w:pPr>
    </w:p>
    <w:p w14:paraId="3FBBC5BE" w14:textId="77777777" w:rsidR="00663512" w:rsidRPr="004C4617" w:rsidRDefault="00663512" w:rsidP="00663512">
      <w:pPr>
        <w:autoSpaceDE w:val="0"/>
        <w:autoSpaceDN w:val="0"/>
        <w:adjustRightInd w:val="0"/>
        <w:rPr>
          <w:rFonts w:ascii="DPLHPK+Arial" w:hAnsi="DPLHPK+Arial" w:cs="DPLHPK+Arial"/>
          <w:color w:val="000000"/>
        </w:rPr>
      </w:pPr>
    </w:p>
    <w:p w14:paraId="219DEAC2" w14:textId="5A39CD1C" w:rsidR="00663512" w:rsidRPr="004C4617" w:rsidRDefault="00663512" w:rsidP="00663512">
      <w:pPr>
        <w:autoSpaceDE w:val="0"/>
        <w:autoSpaceDN w:val="0"/>
        <w:adjustRightInd w:val="0"/>
        <w:ind w:left="-180" w:right="199"/>
        <w:rPr>
          <w:rFonts w:ascii="DPLHPK+Arial" w:hAnsi="DPLHPK+Arial" w:cs="DPLHPK+Arial"/>
          <w:color w:val="000000"/>
          <w:sz w:val="20"/>
          <w:szCs w:val="20"/>
        </w:rPr>
      </w:pPr>
      <w:r w:rsidRPr="004C4617">
        <w:rPr>
          <w:rFonts w:ascii="DPLHPK+Arial" w:hAnsi="DPLHPK+Arial" w:cs="DPLHPK+Arial"/>
          <w:color w:val="000000"/>
          <w:sz w:val="20"/>
          <w:szCs w:val="20"/>
        </w:rPr>
        <w:t xml:space="preserve">MAIN SPONSOR: </w:t>
      </w:r>
      <w:r w:rsidRPr="00FB703B">
        <w:rPr>
          <w:rFonts w:ascii="DPLHPK+Arial" w:hAnsi="DPLHPK+Arial" w:cs="DPLHPK+Arial"/>
          <w:color w:val="000000"/>
        </w:rPr>
        <w:t xml:space="preserve">Imperial College Healthcare NHS Trust </w:t>
      </w:r>
    </w:p>
    <w:p w14:paraId="4243DB0F" w14:textId="368522DB" w:rsidR="00663512" w:rsidRPr="004C4617" w:rsidRDefault="00663512" w:rsidP="00663512">
      <w:pPr>
        <w:autoSpaceDE w:val="0"/>
        <w:autoSpaceDN w:val="0"/>
        <w:adjustRightInd w:val="0"/>
        <w:ind w:left="-180" w:right="-2011"/>
        <w:rPr>
          <w:rFonts w:ascii="DPLHPK+Arial" w:hAnsi="DPLHPK+Arial" w:cs="DPLHPK+Arial"/>
          <w:color w:val="000000"/>
          <w:sz w:val="20"/>
          <w:szCs w:val="20"/>
        </w:rPr>
      </w:pPr>
      <w:r w:rsidRPr="004C4617">
        <w:rPr>
          <w:rFonts w:ascii="DPLHPK+Arial" w:hAnsi="DPLHPK+Arial" w:cs="DPLHPK+Arial"/>
          <w:color w:val="000000"/>
          <w:sz w:val="20"/>
          <w:szCs w:val="20"/>
        </w:rPr>
        <w:t xml:space="preserve">FUNDERS: </w:t>
      </w:r>
      <w:r w:rsidR="00CB362D" w:rsidRPr="00CB362D">
        <w:rPr>
          <w:rFonts w:ascii="DPLHPK+Arial" w:hAnsi="DPLHPK+Arial" w:cs="DPLHPK+Arial"/>
          <w:color w:val="000000"/>
        </w:rPr>
        <w:t>The AI Diagnostic Fund</w:t>
      </w:r>
    </w:p>
    <w:p w14:paraId="4037AC56" w14:textId="7E7FE501" w:rsidR="00663512" w:rsidRPr="004C4617" w:rsidRDefault="00663512" w:rsidP="00663512">
      <w:pPr>
        <w:autoSpaceDE w:val="0"/>
        <w:autoSpaceDN w:val="0"/>
        <w:adjustRightInd w:val="0"/>
        <w:ind w:left="-180" w:right="-2011"/>
        <w:rPr>
          <w:rFonts w:ascii="DPLHPK+Arial" w:hAnsi="DPLHPK+Arial" w:cs="DPLHPK+Arial"/>
          <w:color w:val="000000"/>
          <w:sz w:val="20"/>
          <w:szCs w:val="20"/>
        </w:rPr>
      </w:pPr>
      <w:r w:rsidRPr="004C4617">
        <w:rPr>
          <w:rFonts w:ascii="DPLHPK+Arial" w:hAnsi="DPLHPK+Arial" w:cs="DPLHPK+Arial"/>
          <w:color w:val="000000"/>
          <w:sz w:val="20"/>
          <w:szCs w:val="20"/>
        </w:rPr>
        <w:t xml:space="preserve">STUDY COORDINATION CENTRE: </w:t>
      </w:r>
      <w:r w:rsidR="00CB362D" w:rsidRPr="00FB703B">
        <w:rPr>
          <w:rFonts w:ascii="DPLHPK+Arial" w:hAnsi="DPLHPK+Arial" w:cs="DPLHPK+Arial"/>
          <w:color w:val="000000"/>
        </w:rPr>
        <w:t>Imperial College Healthcare NHS Trust</w:t>
      </w:r>
    </w:p>
    <w:p w14:paraId="32DB2992" w14:textId="77777777" w:rsidR="00663512" w:rsidRDefault="00663512" w:rsidP="00663512">
      <w:pPr>
        <w:ind w:left="-180"/>
      </w:pPr>
    </w:p>
    <w:p w14:paraId="1CD6A713" w14:textId="67314B11" w:rsidR="00663512" w:rsidRDefault="00663512" w:rsidP="00663512">
      <w:pPr>
        <w:ind w:left="-180"/>
      </w:pPr>
      <w:r>
        <w:t xml:space="preserve">IRAS Project ID: </w:t>
      </w:r>
      <w:r w:rsidR="00474085" w:rsidRPr="00474085">
        <w:t>348965</w:t>
      </w:r>
      <w:r w:rsidR="00474085" w:rsidRPr="00474085" w:rsidDel="00474085">
        <w:rPr>
          <w:highlight w:val="cyan"/>
        </w:rPr>
        <w:t xml:space="preserve"> </w:t>
      </w:r>
    </w:p>
    <w:p w14:paraId="71D43FFE" w14:textId="6919B43A" w:rsidR="00663512" w:rsidRDefault="00663512" w:rsidP="00663512">
      <w:pPr>
        <w:ind w:left="-180"/>
      </w:pPr>
      <w:r>
        <w:t xml:space="preserve">REC reference: </w:t>
      </w:r>
      <w:r w:rsidR="00144F7D">
        <w:t>N/A</w:t>
      </w:r>
    </w:p>
    <w:p w14:paraId="76A7E709" w14:textId="77777777" w:rsidR="00663512" w:rsidRPr="004C4617" w:rsidRDefault="00663512" w:rsidP="00663512">
      <w:pPr>
        <w:jc w:val="center"/>
      </w:pPr>
    </w:p>
    <w:p w14:paraId="2257368A" w14:textId="77777777" w:rsidR="00663512" w:rsidRPr="004C4617" w:rsidRDefault="00663512" w:rsidP="00663512">
      <w:pPr>
        <w:jc w:val="center"/>
      </w:pPr>
    </w:p>
    <w:p w14:paraId="06D3FFC3" w14:textId="77777777" w:rsidR="00663512" w:rsidRPr="004C4617" w:rsidRDefault="00663512" w:rsidP="00663512">
      <w:pPr>
        <w:jc w:val="center"/>
      </w:pPr>
    </w:p>
    <w:p w14:paraId="0E079517" w14:textId="77777777" w:rsidR="00663512" w:rsidRPr="004C4617" w:rsidRDefault="00663512" w:rsidP="00663512">
      <w:pPr>
        <w:rPr>
          <w:b/>
        </w:rPr>
      </w:pPr>
      <w:r w:rsidRPr="004C4617">
        <w:rPr>
          <w:b/>
        </w:rPr>
        <w:t>Protocol authorised by:</w:t>
      </w:r>
    </w:p>
    <w:p w14:paraId="53EF3E23" w14:textId="77777777" w:rsidR="00663512" w:rsidRPr="004C4617" w:rsidRDefault="00663512" w:rsidP="00663512"/>
    <w:tbl>
      <w:tblPr>
        <w:tblW w:w="7488" w:type="dxa"/>
        <w:tblLook w:val="01E0" w:firstRow="1" w:lastRow="1" w:firstColumn="1" w:lastColumn="1" w:noHBand="0" w:noVBand="0"/>
      </w:tblPr>
      <w:tblGrid>
        <w:gridCol w:w="2808"/>
        <w:gridCol w:w="2340"/>
        <w:gridCol w:w="2340"/>
      </w:tblGrid>
      <w:tr w:rsidR="00663512" w:rsidRPr="004C4617" w14:paraId="286B3ECA" w14:textId="77777777" w:rsidTr="00B6108A">
        <w:tc>
          <w:tcPr>
            <w:tcW w:w="2808" w:type="dxa"/>
          </w:tcPr>
          <w:p w14:paraId="1C2FBA0E" w14:textId="77777777" w:rsidR="00663512" w:rsidRPr="00076784" w:rsidRDefault="00663512" w:rsidP="00B6108A">
            <w:pPr>
              <w:autoSpaceDE w:val="0"/>
              <w:autoSpaceDN w:val="0"/>
              <w:adjustRightInd w:val="0"/>
              <w:spacing w:before="40" w:after="40"/>
              <w:jc w:val="center"/>
              <w:rPr>
                <w:rFonts w:ascii="DPLHPK+Arial" w:hAnsi="DPLHPK+Arial" w:cs="DPLHPK+Arial"/>
                <w:b/>
                <w:color w:val="000000"/>
              </w:rPr>
            </w:pPr>
            <w:r w:rsidRPr="00076784">
              <w:rPr>
                <w:rFonts w:ascii="DPLHPK+Arial" w:hAnsi="DPLHPK+Arial" w:cs="DPLHPK+Arial"/>
                <w:b/>
                <w:color w:val="000000"/>
              </w:rPr>
              <w:t>Name &amp; Role</w:t>
            </w:r>
          </w:p>
        </w:tc>
        <w:tc>
          <w:tcPr>
            <w:tcW w:w="2340" w:type="dxa"/>
          </w:tcPr>
          <w:p w14:paraId="6E016FCB" w14:textId="77777777" w:rsidR="00663512" w:rsidRPr="00076784" w:rsidRDefault="00663512" w:rsidP="00B6108A">
            <w:pPr>
              <w:spacing w:before="40" w:after="40"/>
              <w:jc w:val="center"/>
              <w:rPr>
                <w:b/>
              </w:rPr>
            </w:pPr>
            <w:r w:rsidRPr="00076784">
              <w:rPr>
                <w:b/>
              </w:rPr>
              <w:t>Date</w:t>
            </w:r>
          </w:p>
        </w:tc>
        <w:tc>
          <w:tcPr>
            <w:tcW w:w="2340" w:type="dxa"/>
          </w:tcPr>
          <w:p w14:paraId="482AAE3D" w14:textId="77777777" w:rsidR="00663512" w:rsidRPr="00076784" w:rsidRDefault="00663512" w:rsidP="00B6108A">
            <w:pPr>
              <w:spacing w:before="40" w:after="40"/>
              <w:jc w:val="center"/>
              <w:rPr>
                <w:b/>
              </w:rPr>
            </w:pPr>
            <w:r w:rsidRPr="00076784">
              <w:rPr>
                <w:b/>
              </w:rPr>
              <w:t>Signature</w:t>
            </w:r>
          </w:p>
        </w:tc>
      </w:tr>
      <w:tr w:rsidR="00663512" w:rsidRPr="004C4617" w14:paraId="7C3EE7D4" w14:textId="77777777" w:rsidTr="00B6108A">
        <w:tc>
          <w:tcPr>
            <w:tcW w:w="2808" w:type="dxa"/>
          </w:tcPr>
          <w:p w14:paraId="3554A30D" w14:textId="77777777" w:rsidR="00663512" w:rsidRPr="004C4617" w:rsidRDefault="00663512" w:rsidP="00B6108A">
            <w:pPr>
              <w:spacing w:before="40" w:after="40"/>
            </w:pPr>
          </w:p>
        </w:tc>
        <w:tc>
          <w:tcPr>
            <w:tcW w:w="2340" w:type="dxa"/>
          </w:tcPr>
          <w:p w14:paraId="0AFFF122" w14:textId="77777777" w:rsidR="00663512" w:rsidRPr="004C4617" w:rsidRDefault="00663512" w:rsidP="00B6108A">
            <w:pPr>
              <w:spacing w:before="40" w:after="40"/>
            </w:pPr>
          </w:p>
        </w:tc>
        <w:tc>
          <w:tcPr>
            <w:tcW w:w="2340" w:type="dxa"/>
          </w:tcPr>
          <w:p w14:paraId="17D25CCD" w14:textId="77777777" w:rsidR="00663512" w:rsidRPr="004C4617" w:rsidRDefault="00663512" w:rsidP="00B6108A">
            <w:pPr>
              <w:spacing w:before="40" w:after="40"/>
            </w:pPr>
          </w:p>
        </w:tc>
      </w:tr>
      <w:tr w:rsidR="00663512" w:rsidRPr="004C4617" w14:paraId="72248F3D" w14:textId="77777777" w:rsidTr="00B6108A">
        <w:tc>
          <w:tcPr>
            <w:tcW w:w="2808" w:type="dxa"/>
          </w:tcPr>
          <w:p w14:paraId="1450BB89" w14:textId="5465F8E6" w:rsidR="00663512" w:rsidRPr="004C4617" w:rsidRDefault="001441B9" w:rsidP="00B6108A">
            <w:pPr>
              <w:spacing w:before="40" w:after="40"/>
            </w:pPr>
            <w:r>
              <w:t>Prof Sue Copley</w:t>
            </w:r>
          </w:p>
        </w:tc>
        <w:tc>
          <w:tcPr>
            <w:tcW w:w="2340" w:type="dxa"/>
          </w:tcPr>
          <w:p w14:paraId="783732A2" w14:textId="77777777" w:rsidR="00663512" w:rsidRPr="004C4617" w:rsidRDefault="00663512" w:rsidP="00B6108A">
            <w:pPr>
              <w:spacing w:before="40" w:after="40"/>
            </w:pPr>
          </w:p>
        </w:tc>
        <w:tc>
          <w:tcPr>
            <w:tcW w:w="2340" w:type="dxa"/>
          </w:tcPr>
          <w:p w14:paraId="789E7612" w14:textId="77777777" w:rsidR="00663512" w:rsidRPr="004C4617" w:rsidRDefault="00663512" w:rsidP="00B6108A">
            <w:pPr>
              <w:spacing w:before="40" w:after="40"/>
            </w:pPr>
          </w:p>
        </w:tc>
      </w:tr>
      <w:tr w:rsidR="00663512" w:rsidRPr="004C4617" w14:paraId="3A2FB266" w14:textId="77777777" w:rsidTr="00B6108A">
        <w:tc>
          <w:tcPr>
            <w:tcW w:w="2808" w:type="dxa"/>
          </w:tcPr>
          <w:p w14:paraId="7F981D5A" w14:textId="77777777" w:rsidR="00663512" w:rsidRPr="004C4617" w:rsidRDefault="00663512" w:rsidP="00B6108A">
            <w:pPr>
              <w:spacing w:before="40" w:after="40"/>
            </w:pPr>
          </w:p>
        </w:tc>
        <w:tc>
          <w:tcPr>
            <w:tcW w:w="2340" w:type="dxa"/>
          </w:tcPr>
          <w:p w14:paraId="09AB1231" w14:textId="77777777" w:rsidR="00663512" w:rsidRPr="004C4617" w:rsidRDefault="00663512" w:rsidP="00B6108A">
            <w:pPr>
              <w:spacing w:before="40" w:after="40"/>
            </w:pPr>
          </w:p>
        </w:tc>
        <w:tc>
          <w:tcPr>
            <w:tcW w:w="2340" w:type="dxa"/>
          </w:tcPr>
          <w:p w14:paraId="02E58519" w14:textId="77777777" w:rsidR="00663512" w:rsidRPr="004C4617" w:rsidRDefault="00663512" w:rsidP="00B6108A">
            <w:pPr>
              <w:spacing w:before="40" w:after="40"/>
            </w:pPr>
          </w:p>
        </w:tc>
      </w:tr>
      <w:tr w:rsidR="00663512" w:rsidRPr="004C4617" w14:paraId="4AF1D461" w14:textId="77777777" w:rsidTr="00B6108A">
        <w:tc>
          <w:tcPr>
            <w:tcW w:w="2808" w:type="dxa"/>
          </w:tcPr>
          <w:p w14:paraId="52DBD43D" w14:textId="77777777" w:rsidR="00663512" w:rsidRPr="004C4617" w:rsidRDefault="00663512" w:rsidP="00B6108A">
            <w:pPr>
              <w:spacing w:before="40" w:after="40"/>
            </w:pPr>
          </w:p>
        </w:tc>
        <w:tc>
          <w:tcPr>
            <w:tcW w:w="2340" w:type="dxa"/>
          </w:tcPr>
          <w:p w14:paraId="566A0931" w14:textId="77777777" w:rsidR="00663512" w:rsidRPr="004C4617" w:rsidRDefault="00663512" w:rsidP="00B6108A">
            <w:pPr>
              <w:spacing w:before="40" w:after="40"/>
            </w:pPr>
          </w:p>
        </w:tc>
        <w:tc>
          <w:tcPr>
            <w:tcW w:w="2340" w:type="dxa"/>
          </w:tcPr>
          <w:p w14:paraId="3CEF7F42" w14:textId="77777777" w:rsidR="00663512" w:rsidRPr="004C4617" w:rsidRDefault="00663512" w:rsidP="00B6108A">
            <w:pPr>
              <w:spacing w:before="40" w:after="40"/>
            </w:pPr>
          </w:p>
        </w:tc>
      </w:tr>
      <w:tr w:rsidR="00663512" w:rsidRPr="004C4617" w14:paraId="6F954912" w14:textId="77777777" w:rsidTr="00B6108A">
        <w:tc>
          <w:tcPr>
            <w:tcW w:w="2808" w:type="dxa"/>
          </w:tcPr>
          <w:p w14:paraId="3A6D5911" w14:textId="77777777" w:rsidR="00663512" w:rsidRPr="004C4617" w:rsidRDefault="00663512" w:rsidP="00B6108A">
            <w:pPr>
              <w:spacing w:before="40" w:after="40"/>
            </w:pPr>
          </w:p>
        </w:tc>
        <w:tc>
          <w:tcPr>
            <w:tcW w:w="2340" w:type="dxa"/>
          </w:tcPr>
          <w:p w14:paraId="0FFEB420" w14:textId="77777777" w:rsidR="00663512" w:rsidRPr="004C4617" w:rsidRDefault="00663512" w:rsidP="00B6108A">
            <w:pPr>
              <w:spacing w:before="40" w:after="40"/>
            </w:pPr>
          </w:p>
        </w:tc>
        <w:tc>
          <w:tcPr>
            <w:tcW w:w="2340" w:type="dxa"/>
          </w:tcPr>
          <w:p w14:paraId="3950E606" w14:textId="77777777" w:rsidR="00663512" w:rsidRPr="004C4617" w:rsidRDefault="00663512" w:rsidP="00B6108A">
            <w:pPr>
              <w:spacing w:before="40" w:after="40"/>
            </w:pPr>
          </w:p>
        </w:tc>
      </w:tr>
      <w:tr w:rsidR="00663512" w:rsidRPr="004C4617" w14:paraId="51457D6D" w14:textId="77777777" w:rsidTr="00B6108A">
        <w:tc>
          <w:tcPr>
            <w:tcW w:w="2808" w:type="dxa"/>
          </w:tcPr>
          <w:p w14:paraId="4D213006" w14:textId="77777777" w:rsidR="00663512" w:rsidRPr="004C4617" w:rsidRDefault="00663512" w:rsidP="00B6108A">
            <w:pPr>
              <w:spacing w:before="40" w:after="40"/>
            </w:pPr>
          </w:p>
        </w:tc>
        <w:tc>
          <w:tcPr>
            <w:tcW w:w="2340" w:type="dxa"/>
          </w:tcPr>
          <w:p w14:paraId="0D3C3305" w14:textId="77777777" w:rsidR="00663512" w:rsidRPr="004C4617" w:rsidRDefault="00663512" w:rsidP="00B6108A">
            <w:pPr>
              <w:spacing w:before="40" w:after="40"/>
            </w:pPr>
          </w:p>
        </w:tc>
        <w:tc>
          <w:tcPr>
            <w:tcW w:w="2340" w:type="dxa"/>
          </w:tcPr>
          <w:p w14:paraId="597DFC50" w14:textId="77777777" w:rsidR="00663512" w:rsidRPr="004C4617" w:rsidRDefault="00663512" w:rsidP="00B6108A">
            <w:pPr>
              <w:spacing w:before="40" w:after="40"/>
            </w:pPr>
          </w:p>
        </w:tc>
      </w:tr>
    </w:tbl>
    <w:p w14:paraId="71E99BCE" w14:textId="77777777" w:rsidR="00663512" w:rsidRPr="004C4617" w:rsidRDefault="00663512" w:rsidP="00663512"/>
    <w:p w14:paraId="2A0B2C8B" w14:textId="77777777" w:rsidR="00663512" w:rsidRPr="004C4617" w:rsidRDefault="00663512" w:rsidP="00663512">
      <w:pPr>
        <w:jc w:val="center"/>
      </w:pPr>
    </w:p>
    <w:p w14:paraId="09B889F8" w14:textId="77777777" w:rsidR="00663512" w:rsidRPr="004C4617" w:rsidRDefault="00663512" w:rsidP="00663512">
      <w:pPr>
        <w:jc w:val="center"/>
      </w:pPr>
    </w:p>
    <w:p w14:paraId="0791AEC9" w14:textId="77777777" w:rsidR="00663512" w:rsidRPr="004C4617" w:rsidRDefault="00663512" w:rsidP="00663512">
      <w:pPr>
        <w:jc w:val="center"/>
      </w:pPr>
    </w:p>
    <w:p w14:paraId="7AEB17A1" w14:textId="77777777" w:rsidR="00663512" w:rsidRPr="004C4617" w:rsidRDefault="00663512" w:rsidP="00663512">
      <w:pPr>
        <w:jc w:val="center"/>
      </w:pPr>
    </w:p>
    <w:p w14:paraId="27F667B0" w14:textId="77777777" w:rsidR="00663512" w:rsidRPr="004C4617" w:rsidRDefault="00663512" w:rsidP="00663512">
      <w:pPr>
        <w:jc w:val="center"/>
      </w:pPr>
    </w:p>
    <w:p w14:paraId="32F48981" w14:textId="77777777" w:rsidR="00663512" w:rsidRDefault="00663512" w:rsidP="00663512">
      <w:pPr>
        <w:jc w:val="center"/>
      </w:pPr>
    </w:p>
    <w:p w14:paraId="6008ABD9" w14:textId="4EC0BCB3" w:rsidR="00663512" w:rsidRPr="004C4617" w:rsidRDefault="00663512" w:rsidP="00CB362D"/>
    <w:p w14:paraId="47B5834A" w14:textId="77777777" w:rsidR="00663512" w:rsidRPr="004C4617" w:rsidRDefault="00663512" w:rsidP="00663512">
      <w:pPr>
        <w:jc w:val="center"/>
      </w:pPr>
    </w:p>
    <w:p w14:paraId="197A9776" w14:textId="77777777" w:rsidR="00663512" w:rsidRDefault="00663512" w:rsidP="00663512">
      <w:pPr>
        <w:rPr>
          <w:b/>
          <w:sz w:val="28"/>
          <w:szCs w:val="28"/>
        </w:rPr>
      </w:pPr>
    </w:p>
    <w:p w14:paraId="0F113AB9" w14:textId="77777777" w:rsidR="00663512" w:rsidRPr="004C4617" w:rsidRDefault="00663512" w:rsidP="00663512">
      <w:pPr>
        <w:rPr>
          <w:b/>
          <w:sz w:val="28"/>
          <w:szCs w:val="28"/>
        </w:rPr>
      </w:pPr>
      <w:r w:rsidRPr="004C4617">
        <w:rPr>
          <w:b/>
          <w:sz w:val="28"/>
          <w:szCs w:val="28"/>
        </w:rPr>
        <w:t>Study Management Group</w:t>
      </w:r>
    </w:p>
    <w:p w14:paraId="23068F2B" w14:textId="77777777" w:rsidR="00663512" w:rsidRPr="004C4617" w:rsidRDefault="00663512" w:rsidP="00663512"/>
    <w:p w14:paraId="4DAF34CB" w14:textId="1A23F8E1" w:rsidR="00663512" w:rsidRPr="004C4617" w:rsidRDefault="00663512" w:rsidP="00663512">
      <w:r w:rsidRPr="004C4617">
        <w:t>Chief Investigator:</w:t>
      </w:r>
      <w:r>
        <w:t xml:space="preserve"> </w:t>
      </w:r>
      <w:r w:rsidR="00001E7F">
        <w:t xml:space="preserve">Prof Sue Copley </w:t>
      </w:r>
    </w:p>
    <w:p w14:paraId="55893739" w14:textId="77777777" w:rsidR="00663512" w:rsidRPr="004C4617" w:rsidRDefault="00663512" w:rsidP="00663512"/>
    <w:p w14:paraId="0C1859A1" w14:textId="710F811D" w:rsidR="00663512" w:rsidRPr="004C4617" w:rsidRDefault="00663512" w:rsidP="00663512">
      <w:r w:rsidRPr="004C4617">
        <w:t>Co-investigators:</w:t>
      </w:r>
      <w:r>
        <w:t xml:space="preserve"> </w:t>
      </w:r>
      <w:r w:rsidR="00001E7F">
        <w:t xml:space="preserve">Prof Andrea Rockall, </w:t>
      </w:r>
      <w:r w:rsidR="00E018A4">
        <w:t xml:space="preserve">Dr Monica Whittle, </w:t>
      </w:r>
      <w:r w:rsidR="00001E7F">
        <w:t xml:space="preserve">Dr Mitchell Chen, Dr Girija Agarwal, Lesley Honeyfield </w:t>
      </w:r>
    </w:p>
    <w:p w14:paraId="1D3339C0" w14:textId="77777777" w:rsidR="00663512" w:rsidRPr="004C4617" w:rsidRDefault="00663512" w:rsidP="00663512"/>
    <w:p w14:paraId="513B406F" w14:textId="1C9F59D6" w:rsidR="00663512" w:rsidRPr="004C4617" w:rsidRDefault="00663512" w:rsidP="00663512">
      <w:r w:rsidRPr="004C4617">
        <w:t>Statistician:</w:t>
      </w:r>
      <w:r>
        <w:t xml:space="preserve"> </w:t>
      </w:r>
      <w:r w:rsidR="001C32E0">
        <w:t>N/A</w:t>
      </w:r>
    </w:p>
    <w:p w14:paraId="6923B950" w14:textId="77777777" w:rsidR="00663512" w:rsidRPr="004C4617" w:rsidRDefault="00663512" w:rsidP="00663512"/>
    <w:p w14:paraId="1A892DD9" w14:textId="78379944" w:rsidR="00663512" w:rsidRPr="004C4617" w:rsidRDefault="00663512" w:rsidP="00663512">
      <w:r>
        <w:t>Study</w:t>
      </w:r>
      <w:r w:rsidRPr="004C4617">
        <w:t xml:space="preserve"> Management:</w:t>
      </w:r>
      <w:r>
        <w:t xml:space="preserve"> </w:t>
      </w:r>
      <w:r w:rsidR="00001E7F">
        <w:t>Tina Stoycheva</w:t>
      </w:r>
    </w:p>
    <w:p w14:paraId="1BB09402" w14:textId="77777777" w:rsidR="00663512" w:rsidRPr="004C4617" w:rsidRDefault="00663512" w:rsidP="00663512">
      <w:pPr>
        <w:jc w:val="center"/>
        <w:rPr>
          <w:b/>
          <w:sz w:val="28"/>
        </w:rPr>
      </w:pPr>
    </w:p>
    <w:p w14:paraId="602AD0B7" w14:textId="77777777" w:rsidR="00663512" w:rsidRPr="004C4617" w:rsidRDefault="00663512" w:rsidP="00663512">
      <w:pPr>
        <w:jc w:val="center"/>
        <w:rPr>
          <w:b/>
          <w:sz w:val="28"/>
        </w:rPr>
      </w:pPr>
    </w:p>
    <w:p w14:paraId="6595DAF7" w14:textId="77777777" w:rsidR="00663512" w:rsidRPr="004C4617" w:rsidRDefault="00663512" w:rsidP="00663512">
      <w:pPr>
        <w:rPr>
          <w:b/>
          <w:sz w:val="28"/>
        </w:rPr>
      </w:pPr>
      <w:r w:rsidRPr="004C4617">
        <w:rPr>
          <w:b/>
          <w:sz w:val="28"/>
        </w:rPr>
        <w:t>Study Coordination Centre</w:t>
      </w:r>
      <w:r>
        <w:rPr>
          <w:b/>
          <w:sz w:val="28"/>
        </w:rPr>
        <w:t xml:space="preserve"> </w:t>
      </w:r>
      <w:bookmarkStart w:id="0" w:name="Text64"/>
      <w:r w:rsidRPr="00931575">
        <w:rPr>
          <w:i/>
          <w:sz w:val="16"/>
          <w:szCs w:val="16"/>
        </w:rPr>
        <w:fldChar w:fldCharType="begin">
          <w:ffData>
            <w:name w:val="Text64"/>
            <w:enabled/>
            <w:calcOnExit w:val="0"/>
            <w:textInput>
              <w:default w:val="(may not be applicable)"/>
            </w:textInput>
          </w:ffData>
        </w:fldChar>
      </w:r>
      <w:r w:rsidRPr="00931575">
        <w:rPr>
          <w:i/>
          <w:sz w:val="16"/>
          <w:szCs w:val="16"/>
        </w:rPr>
        <w:instrText xml:space="preserve"> FORMTEXT </w:instrText>
      </w:r>
      <w:r w:rsidRPr="00931575">
        <w:rPr>
          <w:i/>
          <w:sz w:val="16"/>
          <w:szCs w:val="16"/>
        </w:rPr>
      </w:r>
      <w:r w:rsidRPr="00931575">
        <w:rPr>
          <w:i/>
          <w:sz w:val="16"/>
          <w:szCs w:val="16"/>
        </w:rPr>
        <w:fldChar w:fldCharType="separate"/>
      </w:r>
      <w:r w:rsidRPr="00931575">
        <w:rPr>
          <w:i/>
          <w:noProof/>
          <w:sz w:val="16"/>
          <w:szCs w:val="16"/>
        </w:rPr>
        <w:t>(may not be applicable)</w:t>
      </w:r>
      <w:r w:rsidRPr="00931575">
        <w:rPr>
          <w:i/>
          <w:sz w:val="16"/>
          <w:szCs w:val="16"/>
        </w:rPr>
        <w:fldChar w:fldCharType="end"/>
      </w:r>
      <w:bookmarkEnd w:id="0"/>
    </w:p>
    <w:p w14:paraId="40FE1171" w14:textId="77777777" w:rsidR="00663512" w:rsidRPr="004C4617" w:rsidRDefault="00663512" w:rsidP="00663512">
      <w:pPr>
        <w:jc w:val="center"/>
        <w:rPr>
          <w:color w:val="000000"/>
        </w:rPr>
      </w:pPr>
    </w:p>
    <w:p w14:paraId="6DF0027A" w14:textId="77777777" w:rsidR="00663512" w:rsidRPr="00337314" w:rsidRDefault="00663512" w:rsidP="00663512">
      <w:pPr>
        <w:rPr>
          <w:color w:val="000000"/>
        </w:rPr>
      </w:pPr>
      <w:r w:rsidRPr="00337314">
        <w:rPr>
          <w:color w:val="000000"/>
        </w:rPr>
        <w:t xml:space="preserve">For general queries, supply of </w:t>
      </w:r>
      <w:r>
        <w:rPr>
          <w:color w:val="000000"/>
        </w:rPr>
        <w:t>study</w:t>
      </w:r>
      <w:r w:rsidRPr="00337314">
        <w:rPr>
          <w:color w:val="000000"/>
        </w:rPr>
        <w:t xml:space="preserve"> documentation, and collection of data, please contact:</w:t>
      </w:r>
    </w:p>
    <w:p w14:paraId="2B9BE7C6" w14:textId="77777777" w:rsidR="00663512" w:rsidRDefault="00663512" w:rsidP="00663512">
      <w:pPr>
        <w:rPr>
          <w:color w:val="000000"/>
        </w:rPr>
      </w:pPr>
    </w:p>
    <w:p w14:paraId="17176EAC" w14:textId="07FFBDD1" w:rsidR="00663512" w:rsidRDefault="00663512" w:rsidP="00663512">
      <w:pPr>
        <w:rPr>
          <w:color w:val="000000"/>
        </w:rPr>
      </w:pPr>
      <w:r w:rsidRPr="00837738">
        <w:rPr>
          <w:color w:val="000000"/>
        </w:rPr>
        <w:t>Study Coordinator</w:t>
      </w:r>
      <w:r>
        <w:rPr>
          <w:color w:val="000000"/>
        </w:rPr>
        <w:t xml:space="preserve">: </w:t>
      </w:r>
      <w:r w:rsidR="00001E7F">
        <w:rPr>
          <w:color w:val="000000"/>
        </w:rPr>
        <w:t>Tina Stoycheva</w:t>
      </w:r>
    </w:p>
    <w:p w14:paraId="78FD8ADB" w14:textId="585FAE88" w:rsidR="00663512" w:rsidRPr="00337314" w:rsidRDefault="00663512" w:rsidP="00663512">
      <w:pPr>
        <w:rPr>
          <w:color w:val="000000"/>
        </w:rPr>
      </w:pPr>
      <w:r>
        <w:rPr>
          <w:color w:val="000000"/>
        </w:rPr>
        <w:t xml:space="preserve">Address: </w:t>
      </w:r>
      <w:r w:rsidR="00001E7F">
        <w:rPr>
          <w:color w:val="000000"/>
        </w:rPr>
        <w:t>Charing Cross Hospital, Fulham Palace Road, W68RF</w:t>
      </w:r>
      <w:r>
        <w:rPr>
          <w:color w:val="000000"/>
        </w:rPr>
        <w:tab/>
      </w:r>
      <w:r>
        <w:rPr>
          <w:color w:val="000000"/>
        </w:rPr>
        <w:tab/>
      </w:r>
      <w:r>
        <w:rPr>
          <w:color w:val="000000"/>
        </w:rPr>
        <w:tab/>
      </w:r>
      <w:r>
        <w:rPr>
          <w:color w:val="000000"/>
        </w:rPr>
        <w:tab/>
      </w:r>
      <w:r>
        <w:rPr>
          <w:color w:val="000000"/>
        </w:rPr>
        <w:tab/>
      </w:r>
    </w:p>
    <w:p w14:paraId="31C4F39D" w14:textId="777848A6" w:rsidR="00663512" w:rsidRPr="001C32E0" w:rsidRDefault="00663512" w:rsidP="00663512">
      <w:pPr>
        <w:rPr>
          <w:color w:val="000000"/>
          <w:lang w:val="it-IT"/>
        </w:rPr>
      </w:pPr>
      <w:r w:rsidRPr="001C32E0">
        <w:rPr>
          <w:color w:val="000000"/>
          <w:lang w:val="it-IT"/>
        </w:rPr>
        <w:t xml:space="preserve">Tel: </w:t>
      </w:r>
      <w:r w:rsidR="00001E7F" w:rsidRPr="001C32E0">
        <w:rPr>
          <w:color w:val="000000"/>
          <w:lang w:val="it-IT"/>
        </w:rPr>
        <w:t xml:space="preserve">020331 10327 </w:t>
      </w:r>
      <w:r w:rsidRPr="001C32E0">
        <w:rPr>
          <w:color w:val="000000"/>
          <w:lang w:val="it-IT"/>
        </w:rPr>
        <w:tab/>
      </w:r>
      <w:r w:rsidRPr="001C32E0">
        <w:rPr>
          <w:color w:val="000000"/>
          <w:lang w:val="it-IT"/>
        </w:rPr>
        <w:tab/>
      </w:r>
      <w:r w:rsidRPr="001C32E0">
        <w:rPr>
          <w:color w:val="000000"/>
          <w:lang w:val="it-IT"/>
        </w:rPr>
        <w:tab/>
      </w:r>
      <w:r w:rsidRPr="001C32E0">
        <w:rPr>
          <w:color w:val="000000"/>
          <w:lang w:val="it-IT"/>
        </w:rPr>
        <w:tab/>
      </w:r>
      <w:r w:rsidRPr="001C32E0">
        <w:rPr>
          <w:color w:val="000000"/>
          <w:lang w:val="it-IT"/>
        </w:rPr>
        <w:tab/>
        <w:t xml:space="preserve">E-mail:  </w:t>
      </w:r>
      <w:hyperlink r:id="rId11" w:history="1">
        <w:r w:rsidR="00001E7F" w:rsidRPr="001C32E0">
          <w:rPr>
            <w:rStyle w:val="Hyperlink"/>
            <w:lang w:val="it-IT"/>
          </w:rPr>
          <w:t>tina.stoycheva@nhs.net</w:t>
        </w:r>
      </w:hyperlink>
      <w:r w:rsidR="00001E7F" w:rsidRPr="001C32E0">
        <w:rPr>
          <w:color w:val="000000"/>
          <w:lang w:val="it-IT"/>
        </w:rPr>
        <w:t xml:space="preserve"> </w:t>
      </w:r>
    </w:p>
    <w:p w14:paraId="6BC291D8" w14:textId="2C51E685" w:rsidR="00663512" w:rsidRPr="001C32E0" w:rsidRDefault="00663512" w:rsidP="00663512">
      <w:pPr>
        <w:rPr>
          <w:color w:val="000000"/>
          <w:lang w:val="it-IT"/>
        </w:rPr>
      </w:pPr>
      <w:r w:rsidRPr="001C32E0">
        <w:rPr>
          <w:color w:val="000000"/>
          <w:lang w:val="it-IT"/>
        </w:rPr>
        <w:tab/>
      </w:r>
      <w:r w:rsidRPr="001C32E0">
        <w:rPr>
          <w:color w:val="000000"/>
          <w:lang w:val="it-IT"/>
        </w:rPr>
        <w:tab/>
      </w:r>
      <w:r w:rsidRPr="001C32E0">
        <w:rPr>
          <w:color w:val="000000"/>
          <w:lang w:val="it-IT"/>
        </w:rPr>
        <w:tab/>
      </w:r>
      <w:r w:rsidRPr="001C32E0">
        <w:rPr>
          <w:color w:val="000000"/>
          <w:lang w:val="it-IT"/>
        </w:rPr>
        <w:tab/>
      </w:r>
      <w:r w:rsidRPr="001C32E0">
        <w:rPr>
          <w:color w:val="000000"/>
          <w:lang w:val="it-IT"/>
        </w:rPr>
        <w:tab/>
      </w:r>
      <w:r w:rsidRPr="001C32E0">
        <w:rPr>
          <w:color w:val="000000"/>
          <w:lang w:val="it-IT"/>
        </w:rPr>
        <w:tab/>
      </w:r>
    </w:p>
    <w:p w14:paraId="2261F412" w14:textId="77777777" w:rsidR="00663512" w:rsidRPr="001C32E0" w:rsidRDefault="00663512" w:rsidP="00663512">
      <w:pPr>
        <w:rPr>
          <w:color w:val="000000"/>
          <w:lang w:val="it-IT"/>
        </w:rPr>
      </w:pPr>
    </w:p>
    <w:p w14:paraId="22DD1FE5" w14:textId="77777777" w:rsidR="00663512" w:rsidRPr="001C32E0" w:rsidRDefault="00663512" w:rsidP="00663512">
      <w:pPr>
        <w:rPr>
          <w:color w:val="000000"/>
          <w:lang w:val="it-IT"/>
        </w:rPr>
      </w:pPr>
    </w:p>
    <w:p w14:paraId="181D675D" w14:textId="77777777" w:rsidR="00663512" w:rsidRPr="001C32E0" w:rsidRDefault="00663512" w:rsidP="00663512">
      <w:pPr>
        <w:rPr>
          <w:b/>
          <w:sz w:val="28"/>
          <w:lang w:val="it-IT"/>
        </w:rPr>
      </w:pPr>
      <w:r w:rsidRPr="001C32E0">
        <w:rPr>
          <w:b/>
          <w:sz w:val="28"/>
          <w:lang w:val="it-IT"/>
        </w:rPr>
        <w:t>Clinical Queries</w:t>
      </w:r>
    </w:p>
    <w:p w14:paraId="3B132617" w14:textId="77777777" w:rsidR="00663512" w:rsidRPr="001C32E0" w:rsidRDefault="00663512" w:rsidP="00663512">
      <w:pPr>
        <w:jc w:val="center"/>
        <w:rPr>
          <w:color w:val="000000"/>
          <w:sz w:val="23"/>
          <w:lang w:val="it-IT"/>
        </w:rPr>
      </w:pPr>
    </w:p>
    <w:p w14:paraId="68A908E2" w14:textId="2EAAA685" w:rsidR="00663512" w:rsidRPr="00337314" w:rsidRDefault="00663512" w:rsidP="00663512">
      <w:pPr>
        <w:rPr>
          <w:color w:val="000000"/>
        </w:rPr>
      </w:pPr>
      <w:r w:rsidRPr="00337314">
        <w:rPr>
          <w:color w:val="000000"/>
        </w:rPr>
        <w:t>Clinical queries should be directed to</w:t>
      </w:r>
      <w:r w:rsidR="00001E7F">
        <w:rPr>
          <w:color w:val="000000"/>
        </w:rPr>
        <w:t xml:space="preserve"> Tina Stoycheva</w:t>
      </w:r>
      <w:r w:rsidRPr="00337314">
        <w:rPr>
          <w:color w:val="000000"/>
        </w:rPr>
        <w:t xml:space="preserve"> who will direct the query to the appropriate person</w:t>
      </w:r>
      <w:r w:rsidR="00001E7F">
        <w:rPr>
          <w:color w:val="000000"/>
        </w:rPr>
        <w:t>.</w:t>
      </w:r>
    </w:p>
    <w:p w14:paraId="37C6BFB6" w14:textId="77777777" w:rsidR="00663512" w:rsidRPr="004C4617" w:rsidRDefault="00663512" w:rsidP="00663512"/>
    <w:p w14:paraId="5EB57B63" w14:textId="77777777" w:rsidR="00663512" w:rsidRPr="004C4617" w:rsidRDefault="00663512" w:rsidP="00663512"/>
    <w:p w14:paraId="734B6FBC" w14:textId="77777777" w:rsidR="00663512" w:rsidRPr="004C4617" w:rsidRDefault="00663512" w:rsidP="00663512">
      <w:pPr>
        <w:rPr>
          <w:b/>
          <w:sz w:val="28"/>
          <w:szCs w:val="28"/>
        </w:rPr>
      </w:pPr>
      <w:r w:rsidRPr="004C4617">
        <w:rPr>
          <w:b/>
          <w:sz w:val="28"/>
          <w:szCs w:val="28"/>
        </w:rPr>
        <w:t>Sponsor</w:t>
      </w:r>
    </w:p>
    <w:p w14:paraId="300A7948" w14:textId="77777777" w:rsidR="00663512" w:rsidRPr="004C4617" w:rsidRDefault="00663512" w:rsidP="00663512"/>
    <w:p w14:paraId="1CDB8DE9" w14:textId="0E7F0D31" w:rsidR="00663512" w:rsidRPr="004C4617" w:rsidRDefault="00663512" w:rsidP="00663512">
      <w:r w:rsidRPr="00FB703B">
        <w:rPr>
          <w:rFonts w:ascii="DPLHPK+Arial" w:hAnsi="DPLHPK+Arial" w:cs="DPLHPK+Arial"/>
          <w:color w:val="000000"/>
        </w:rPr>
        <w:t>Imperi</w:t>
      </w:r>
      <w:r w:rsidR="00CB362D">
        <w:rPr>
          <w:rFonts w:ascii="DPLHPK+Arial" w:hAnsi="DPLHPK+Arial" w:cs="DPLHPK+Arial"/>
          <w:color w:val="000000"/>
        </w:rPr>
        <w:t>al College Healthcare NHS Trust</w:t>
      </w:r>
      <w:r>
        <w:rPr>
          <w:rFonts w:ascii="DPLHPK+Arial" w:hAnsi="DPLHPK+Arial" w:cs="DPLHPK+Arial"/>
          <w:color w:val="000000"/>
        </w:rPr>
        <w:t xml:space="preserve"> </w:t>
      </w:r>
      <w:r w:rsidRPr="004C4617">
        <w:t xml:space="preserve">is the </w:t>
      </w:r>
      <w:r>
        <w:t>main research S</w:t>
      </w:r>
      <w:r w:rsidRPr="004C4617">
        <w:t xml:space="preserve">ponsor for this study.  For further information regarding the sponsorship conditions, please contact the </w:t>
      </w:r>
      <w:r>
        <w:t>Head of Regulatory Compliance</w:t>
      </w:r>
      <w:r w:rsidRPr="004C4617">
        <w:t xml:space="preserve"> at:</w:t>
      </w:r>
    </w:p>
    <w:p w14:paraId="2DDFD373" w14:textId="77777777" w:rsidR="00663512" w:rsidRDefault="00663512" w:rsidP="00663512">
      <w:pPr>
        <w:ind w:left="360"/>
      </w:pPr>
      <w:r w:rsidRPr="004C4617">
        <w:tab/>
      </w:r>
      <w:r w:rsidRPr="004C4617">
        <w:tab/>
      </w:r>
    </w:p>
    <w:p w14:paraId="7EBFB844" w14:textId="77777777" w:rsidR="00663512" w:rsidRPr="00661EB2" w:rsidRDefault="00C77239" w:rsidP="00663512">
      <w:pPr>
        <w:ind w:firstLine="720"/>
      </w:pPr>
      <w:r>
        <w:t>Research Governance and Integrity Team</w:t>
      </w:r>
    </w:p>
    <w:p w14:paraId="1C0D1293" w14:textId="77777777" w:rsidR="00663512" w:rsidRPr="00661EB2" w:rsidRDefault="00663512" w:rsidP="00663512">
      <w:pPr>
        <w:ind w:firstLine="720"/>
      </w:pPr>
      <w:r w:rsidRPr="00661EB2">
        <w:t>Imperial College London and Imperial College Healthcare NHS Trust</w:t>
      </w:r>
    </w:p>
    <w:p w14:paraId="3C8E4D45" w14:textId="77777777" w:rsidR="00663512" w:rsidRPr="00661EB2" w:rsidRDefault="00663512" w:rsidP="00663512">
      <w:pPr>
        <w:ind w:firstLine="720"/>
      </w:pPr>
      <w:r w:rsidRPr="00661EB2">
        <w:t>Room 215, Level 2, Medical School Building</w:t>
      </w:r>
    </w:p>
    <w:p w14:paraId="3A372EED" w14:textId="77777777" w:rsidR="00663512" w:rsidRPr="00661EB2" w:rsidRDefault="00663512" w:rsidP="00663512">
      <w:pPr>
        <w:ind w:firstLine="720"/>
      </w:pPr>
      <w:r w:rsidRPr="00661EB2">
        <w:t>Norfolk Place</w:t>
      </w:r>
    </w:p>
    <w:p w14:paraId="72101249" w14:textId="77777777" w:rsidR="00663512" w:rsidRPr="00661EB2" w:rsidRDefault="00663512" w:rsidP="00663512">
      <w:pPr>
        <w:ind w:firstLine="720"/>
      </w:pPr>
      <w:r w:rsidRPr="00661EB2">
        <w:t>London, W2 1PG</w:t>
      </w:r>
    </w:p>
    <w:p w14:paraId="592F4AB7" w14:textId="76562B06" w:rsidR="00663512" w:rsidRDefault="00663512" w:rsidP="00802FA3">
      <w:pPr>
        <w:ind w:firstLine="720"/>
      </w:pPr>
      <w:r w:rsidRPr="00661EB2">
        <w:rPr>
          <w:b/>
          <w:bCs/>
        </w:rPr>
        <w:t>Tel</w:t>
      </w:r>
      <w:r w:rsidRPr="00661EB2">
        <w:t xml:space="preserve">: </w:t>
      </w:r>
      <w:r>
        <w:rPr>
          <w:b/>
          <w:bCs/>
        </w:rPr>
        <w:t xml:space="preserve">0207 594 </w:t>
      </w:r>
      <w:r w:rsidR="003E6DD1">
        <w:rPr>
          <w:b/>
          <w:bCs/>
        </w:rPr>
        <w:t>9480</w:t>
      </w:r>
    </w:p>
    <w:bookmarkStart w:id="1" w:name="_Hlk86930044"/>
    <w:p w14:paraId="06523AE8" w14:textId="09495183" w:rsidR="00663512" w:rsidRPr="00215431" w:rsidRDefault="00003AFD" w:rsidP="00763E2D">
      <w:pPr>
        <w:ind w:firstLine="720"/>
        <w:rPr>
          <w:lang w:val="da-DK"/>
        </w:rPr>
      </w:pPr>
      <w:r>
        <w:rPr>
          <w:lang w:val="da-DK"/>
        </w:rPr>
        <w:fldChar w:fldCharType="begin"/>
      </w:r>
      <w:r>
        <w:rPr>
          <w:lang w:val="da-DK"/>
        </w:rPr>
        <w:instrText xml:space="preserve"> HYPERLINK "https://www.imperial.ac.uk/research-and-innovation/research-office/research-governance-and-integrity/" </w:instrText>
      </w:r>
      <w:r>
        <w:rPr>
          <w:lang w:val="da-DK"/>
        </w:rPr>
      </w:r>
      <w:r>
        <w:rPr>
          <w:lang w:val="da-DK"/>
        </w:rPr>
        <w:fldChar w:fldCharType="separate"/>
      </w:r>
      <w:r w:rsidRPr="00003AFD">
        <w:rPr>
          <w:rStyle w:val="Hyperlink"/>
          <w:lang w:val="da-DK"/>
        </w:rPr>
        <w:t xml:space="preserve">Imperial College - Research </w:t>
      </w:r>
      <w:proofErr w:type="spellStart"/>
      <w:r w:rsidRPr="00003AFD">
        <w:rPr>
          <w:rStyle w:val="Hyperlink"/>
          <w:lang w:val="da-DK"/>
        </w:rPr>
        <w:t>Governance</w:t>
      </w:r>
      <w:proofErr w:type="spellEnd"/>
      <w:r w:rsidRPr="00003AFD">
        <w:rPr>
          <w:rStyle w:val="Hyperlink"/>
          <w:lang w:val="da-DK"/>
        </w:rPr>
        <w:t xml:space="preserve"> and </w:t>
      </w:r>
      <w:proofErr w:type="spellStart"/>
      <w:r w:rsidRPr="00003AFD">
        <w:rPr>
          <w:rStyle w:val="Hyperlink"/>
          <w:lang w:val="da-DK"/>
        </w:rPr>
        <w:t>Integrity</w:t>
      </w:r>
      <w:proofErr w:type="spellEnd"/>
      <w:r w:rsidRPr="00003AFD">
        <w:rPr>
          <w:rStyle w:val="Hyperlink"/>
          <w:lang w:val="da-DK"/>
        </w:rPr>
        <w:t xml:space="preserve"> Team (RGIT) Website</w:t>
      </w:r>
      <w:r>
        <w:rPr>
          <w:lang w:val="da-DK"/>
        </w:rPr>
        <w:fldChar w:fldCharType="end"/>
      </w:r>
      <w:bookmarkEnd w:id="1"/>
    </w:p>
    <w:p w14:paraId="1BAA8364" w14:textId="77777777" w:rsidR="00B22B33" w:rsidRDefault="00B22B33">
      <w:pPr>
        <w:rPr>
          <w:b/>
          <w:sz w:val="28"/>
          <w:szCs w:val="28"/>
          <w:lang w:val="da-DK"/>
        </w:rPr>
      </w:pPr>
      <w:r>
        <w:rPr>
          <w:b/>
          <w:sz w:val="28"/>
          <w:szCs w:val="28"/>
          <w:lang w:val="da-DK"/>
        </w:rPr>
        <w:br w:type="page"/>
      </w:r>
    </w:p>
    <w:p w14:paraId="777F5423" w14:textId="77777777" w:rsidR="00663512" w:rsidRPr="00215431" w:rsidRDefault="00663512" w:rsidP="00663512">
      <w:pPr>
        <w:rPr>
          <w:b/>
          <w:sz w:val="28"/>
          <w:szCs w:val="28"/>
          <w:lang w:val="da-DK"/>
        </w:rPr>
      </w:pPr>
      <w:r w:rsidRPr="00215431">
        <w:rPr>
          <w:b/>
          <w:sz w:val="28"/>
          <w:szCs w:val="28"/>
          <w:lang w:val="da-DK"/>
        </w:rPr>
        <w:lastRenderedPageBreak/>
        <w:t>Funder</w:t>
      </w:r>
    </w:p>
    <w:p w14:paraId="6ACBC77C" w14:textId="77777777" w:rsidR="00663512" w:rsidRPr="00215431" w:rsidRDefault="00663512" w:rsidP="00663512">
      <w:pPr>
        <w:rPr>
          <w:lang w:val="da-DK"/>
        </w:rPr>
      </w:pPr>
    </w:p>
    <w:p w14:paraId="2994B8F4" w14:textId="6D17065E" w:rsidR="00663512" w:rsidRPr="004C4617" w:rsidRDefault="00CB362D" w:rsidP="00663512">
      <w:r w:rsidRPr="00CB362D">
        <w:t>The AI Diagnostic Fund</w:t>
      </w:r>
    </w:p>
    <w:p w14:paraId="49883E0F" w14:textId="77777777" w:rsidR="00663512" w:rsidRDefault="00663512" w:rsidP="00663512">
      <w:pPr>
        <w:autoSpaceDE w:val="0"/>
        <w:autoSpaceDN w:val="0"/>
        <w:adjustRightInd w:val="0"/>
        <w:ind w:right="-28"/>
        <w:jc w:val="both"/>
        <w:rPr>
          <w:color w:val="000000"/>
          <w:sz w:val="20"/>
          <w:szCs w:val="20"/>
        </w:rPr>
      </w:pPr>
    </w:p>
    <w:p w14:paraId="0AC1A1FD" w14:textId="63C2F6D5" w:rsidR="00663512" w:rsidRPr="00EB258C" w:rsidRDefault="00663512" w:rsidP="00663512">
      <w:pPr>
        <w:autoSpaceDE w:val="0"/>
        <w:autoSpaceDN w:val="0"/>
        <w:adjustRightInd w:val="0"/>
        <w:ind w:right="-28"/>
        <w:jc w:val="both"/>
        <w:rPr>
          <w:color w:val="000000"/>
          <w:sz w:val="20"/>
          <w:szCs w:val="20"/>
        </w:rPr>
      </w:pPr>
      <w:r w:rsidRPr="00EB258C">
        <w:rPr>
          <w:color w:val="000000"/>
          <w:sz w:val="20"/>
          <w:szCs w:val="20"/>
        </w:rPr>
        <w:t xml:space="preserve">This protocol describes the </w:t>
      </w:r>
      <w:r w:rsidR="001441B9" w:rsidRPr="001441B9">
        <w:rPr>
          <w:color w:val="000000"/>
          <w:sz w:val="20"/>
          <w:szCs w:val="20"/>
        </w:rPr>
        <w:t>AID - CXR</w:t>
      </w:r>
      <w:r w:rsidRPr="00EB258C">
        <w:rPr>
          <w:color w:val="000000"/>
          <w:sz w:val="20"/>
          <w:szCs w:val="20"/>
        </w:rPr>
        <w:t xml:space="preserve"> study and provides information about procedures for entering participants.  Every care was taken in its drafting, but corrections or amendments may be necessary. These will be circulated to investigators in the study.</w:t>
      </w:r>
      <w:r>
        <w:rPr>
          <w:color w:val="000000"/>
          <w:sz w:val="20"/>
          <w:szCs w:val="20"/>
        </w:rPr>
        <w:t xml:space="preserve">  </w:t>
      </w:r>
      <w:r w:rsidRPr="00EB258C">
        <w:rPr>
          <w:color w:val="000000"/>
          <w:sz w:val="20"/>
          <w:szCs w:val="20"/>
        </w:rPr>
        <w:t xml:space="preserve">Problems relating to this study should be referred, in the first instance, to the </w:t>
      </w:r>
      <w:r>
        <w:rPr>
          <w:color w:val="000000"/>
          <w:sz w:val="20"/>
          <w:szCs w:val="20"/>
        </w:rPr>
        <w:t>Chief Investigator</w:t>
      </w:r>
      <w:r w:rsidRPr="00EB258C">
        <w:rPr>
          <w:color w:val="000000"/>
          <w:sz w:val="20"/>
          <w:szCs w:val="20"/>
        </w:rPr>
        <w:t xml:space="preserve">. </w:t>
      </w:r>
    </w:p>
    <w:p w14:paraId="417026E6" w14:textId="77777777" w:rsidR="00663512" w:rsidRPr="00EB258C" w:rsidRDefault="00663512" w:rsidP="00663512">
      <w:pPr>
        <w:autoSpaceDE w:val="0"/>
        <w:autoSpaceDN w:val="0"/>
        <w:adjustRightInd w:val="0"/>
        <w:ind w:right="-28"/>
        <w:jc w:val="both"/>
        <w:rPr>
          <w:color w:val="000000"/>
          <w:sz w:val="20"/>
          <w:szCs w:val="20"/>
        </w:rPr>
      </w:pPr>
    </w:p>
    <w:p w14:paraId="0691240B" w14:textId="77777777" w:rsidR="00663512" w:rsidRPr="00EB258C" w:rsidRDefault="00663512" w:rsidP="00663512">
      <w:pPr>
        <w:autoSpaceDE w:val="0"/>
        <w:autoSpaceDN w:val="0"/>
        <w:adjustRightInd w:val="0"/>
        <w:ind w:right="-28"/>
        <w:jc w:val="both"/>
        <w:rPr>
          <w:color w:val="000000"/>
          <w:sz w:val="20"/>
          <w:szCs w:val="20"/>
        </w:rPr>
      </w:pPr>
      <w:r w:rsidRPr="00EB258C">
        <w:rPr>
          <w:color w:val="000000"/>
          <w:sz w:val="20"/>
          <w:szCs w:val="20"/>
        </w:rPr>
        <w:t xml:space="preserve">This study will adhere to the principles outlined in the </w:t>
      </w:r>
      <w:r w:rsidRPr="00DC3D84">
        <w:rPr>
          <w:bCs/>
          <w:sz w:val="20"/>
          <w:szCs w:val="20"/>
        </w:rPr>
        <w:t>UK Policy Frame Work for Health and Social Care Research</w:t>
      </w:r>
      <w:r w:rsidRPr="00EB258C">
        <w:rPr>
          <w:color w:val="000000"/>
          <w:sz w:val="20"/>
          <w:szCs w:val="20"/>
        </w:rPr>
        <w:t xml:space="preserve">. It will be conducted in compliance with the protocol, the Data Protection Act and other regulatory requirements as appropriate. </w:t>
      </w:r>
    </w:p>
    <w:p w14:paraId="09206F59" w14:textId="77777777" w:rsidR="00663512" w:rsidRDefault="00663512" w:rsidP="00663512">
      <w:pPr>
        <w:rPr>
          <w:b/>
          <w:color w:val="000000"/>
          <w:sz w:val="28"/>
          <w:szCs w:val="28"/>
        </w:rPr>
      </w:pPr>
    </w:p>
    <w:p w14:paraId="3C5C6965" w14:textId="77777777" w:rsidR="00663512" w:rsidRPr="004C4617" w:rsidRDefault="00663512" w:rsidP="00663512">
      <w:pPr>
        <w:rPr>
          <w:b/>
          <w:color w:val="000000"/>
          <w:sz w:val="28"/>
          <w:szCs w:val="28"/>
        </w:rPr>
      </w:pPr>
      <w:r w:rsidRPr="004C4617">
        <w:rPr>
          <w:b/>
          <w:color w:val="000000"/>
          <w:sz w:val="28"/>
          <w:szCs w:val="28"/>
        </w:rPr>
        <w:t>Table of Contents</w:t>
      </w:r>
      <w:r>
        <w:rPr>
          <w:b/>
          <w:color w:val="000000"/>
          <w:sz w:val="28"/>
          <w:szCs w:val="28"/>
        </w:rPr>
        <w:t xml:space="preserve">                                                             Page No</w:t>
      </w:r>
    </w:p>
    <w:p w14:paraId="6BA38796" w14:textId="41D949DB" w:rsidR="006A7B85" w:rsidRDefault="00663512">
      <w:pPr>
        <w:pStyle w:val="TOC1"/>
        <w:tabs>
          <w:tab w:val="left" w:pos="480"/>
          <w:tab w:val="right" w:pos="9017"/>
        </w:tabs>
        <w:rPr>
          <w:rFonts w:asciiTheme="minorHAnsi" w:eastAsiaTheme="minorEastAsia" w:hAnsiTheme="minorHAnsi" w:cstheme="minorBidi"/>
          <w:noProof/>
          <w:sz w:val="22"/>
          <w:szCs w:val="22"/>
          <w:lang w:eastAsia="en-GB"/>
        </w:rPr>
      </w:pPr>
      <w:r w:rsidRPr="0051102F">
        <w:rPr>
          <w:sz w:val="28"/>
          <w:szCs w:val="28"/>
        </w:rPr>
        <w:fldChar w:fldCharType="begin"/>
      </w:r>
      <w:r w:rsidRPr="0051102F">
        <w:rPr>
          <w:sz w:val="28"/>
          <w:szCs w:val="28"/>
        </w:rPr>
        <w:instrText xml:space="preserve"> TOC \o "1-3" \h \z \u </w:instrText>
      </w:r>
      <w:r w:rsidRPr="0051102F">
        <w:rPr>
          <w:sz w:val="28"/>
          <w:szCs w:val="28"/>
        </w:rPr>
        <w:fldChar w:fldCharType="separate"/>
      </w:r>
      <w:hyperlink w:anchor="_Toc169004927" w:history="1">
        <w:r w:rsidR="006A7B85" w:rsidRPr="00CC0C1E">
          <w:rPr>
            <w:rStyle w:val="Hyperlink"/>
            <w:noProof/>
          </w:rPr>
          <w:t>1.</w:t>
        </w:r>
        <w:r w:rsidR="006A7B85">
          <w:rPr>
            <w:rFonts w:asciiTheme="minorHAnsi" w:eastAsiaTheme="minorEastAsia" w:hAnsiTheme="minorHAnsi" w:cstheme="minorBidi"/>
            <w:noProof/>
            <w:sz w:val="22"/>
            <w:szCs w:val="22"/>
            <w:lang w:eastAsia="en-GB"/>
          </w:rPr>
          <w:tab/>
        </w:r>
        <w:r w:rsidR="006A7B85" w:rsidRPr="00CC0C1E">
          <w:rPr>
            <w:rStyle w:val="Hyperlink"/>
            <w:noProof/>
          </w:rPr>
          <w:t>INTRODUCTION</w:t>
        </w:r>
        <w:r w:rsidR="006A7B85">
          <w:rPr>
            <w:noProof/>
            <w:webHidden/>
          </w:rPr>
          <w:tab/>
        </w:r>
        <w:r w:rsidR="006A7B85">
          <w:rPr>
            <w:noProof/>
            <w:webHidden/>
          </w:rPr>
          <w:fldChar w:fldCharType="begin"/>
        </w:r>
        <w:r w:rsidR="006A7B85">
          <w:rPr>
            <w:noProof/>
            <w:webHidden/>
          </w:rPr>
          <w:instrText xml:space="preserve"> PAGEREF _Toc169004927 \h </w:instrText>
        </w:r>
        <w:r w:rsidR="006A7B85">
          <w:rPr>
            <w:noProof/>
            <w:webHidden/>
          </w:rPr>
        </w:r>
        <w:r w:rsidR="006A7B85">
          <w:rPr>
            <w:noProof/>
            <w:webHidden/>
          </w:rPr>
          <w:fldChar w:fldCharType="separate"/>
        </w:r>
        <w:r w:rsidR="006A7B85">
          <w:rPr>
            <w:noProof/>
            <w:webHidden/>
          </w:rPr>
          <w:t>5</w:t>
        </w:r>
        <w:r w:rsidR="006A7B85">
          <w:rPr>
            <w:noProof/>
            <w:webHidden/>
          </w:rPr>
          <w:fldChar w:fldCharType="end"/>
        </w:r>
      </w:hyperlink>
    </w:p>
    <w:p w14:paraId="7B9569F8" w14:textId="7C149E68" w:rsidR="006A7B85" w:rsidRDefault="006A7B85">
      <w:pPr>
        <w:pStyle w:val="TOC1"/>
        <w:tabs>
          <w:tab w:val="left" w:pos="660"/>
          <w:tab w:val="right" w:pos="9017"/>
        </w:tabs>
        <w:rPr>
          <w:rFonts w:asciiTheme="minorHAnsi" w:eastAsiaTheme="minorEastAsia" w:hAnsiTheme="minorHAnsi" w:cstheme="minorBidi"/>
          <w:noProof/>
          <w:sz w:val="22"/>
          <w:szCs w:val="22"/>
          <w:lang w:eastAsia="en-GB"/>
        </w:rPr>
      </w:pPr>
      <w:hyperlink w:anchor="_Toc169004928" w:history="1">
        <w:r w:rsidRPr="00CC0C1E">
          <w:rPr>
            <w:rStyle w:val="Hyperlink"/>
            <w:noProof/>
          </w:rPr>
          <w:t>1.1.</w:t>
        </w:r>
        <w:r>
          <w:rPr>
            <w:rFonts w:asciiTheme="minorHAnsi" w:eastAsiaTheme="minorEastAsia" w:hAnsiTheme="minorHAnsi" w:cstheme="minorBidi"/>
            <w:noProof/>
            <w:sz w:val="22"/>
            <w:szCs w:val="22"/>
            <w:lang w:eastAsia="en-GB"/>
          </w:rPr>
          <w:tab/>
        </w:r>
        <w:r w:rsidRPr="00CC0C1E">
          <w:rPr>
            <w:rStyle w:val="Hyperlink"/>
            <w:noProof/>
          </w:rPr>
          <w:t>BACKGROUND</w:t>
        </w:r>
        <w:r>
          <w:rPr>
            <w:noProof/>
            <w:webHidden/>
          </w:rPr>
          <w:tab/>
        </w:r>
        <w:r>
          <w:rPr>
            <w:noProof/>
            <w:webHidden/>
          </w:rPr>
          <w:fldChar w:fldCharType="begin"/>
        </w:r>
        <w:r>
          <w:rPr>
            <w:noProof/>
            <w:webHidden/>
          </w:rPr>
          <w:instrText xml:space="preserve"> PAGEREF _Toc169004928 \h </w:instrText>
        </w:r>
        <w:r>
          <w:rPr>
            <w:noProof/>
            <w:webHidden/>
          </w:rPr>
        </w:r>
        <w:r>
          <w:rPr>
            <w:noProof/>
            <w:webHidden/>
          </w:rPr>
          <w:fldChar w:fldCharType="separate"/>
        </w:r>
        <w:r>
          <w:rPr>
            <w:noProof/>
            <w:webHidden/>
          </w:rPr>
          <w:t>5</w:t>
        </w:r>
        <w:r>
          <w:rPr>
            <w:noProof/>
            <w:webHidden/>
          </w:rPr>
          <w:fldChar w:fldCharType="end"/>
        </w:r>
      </w:hyperlink>
    </w:p>
    <w:p w14:paraId="2E0F3F43" w14:textId="78238CB8" w:rsidR="006A7B85" w:rsidRDefault="006A7B85">
      <w:pPr>
        <w:pStyle w:val="TOC1"/>
        <w:tabs>
          <w:tab w:val="left" w:pos="660"/>
          <w:tab w:val="right" w:pos="9017"/>
        </w:tabs>
        <w:rPr>
          <w:rFonts w:asciiTheme="minorHAnsi" w:eastAsiaTheme="minorEastAsia" w:hAnsiTheme="minorHAnsi" w:cstheme="minorBidi"/>
          <w:noProof/>
          <w:sz w:val="22"/>
          <w:szCs w:val="22"/>
          <w:lang w:eastAsia="en-GB"/>
        </w:rPr>
      </w:pPr>
      <w:hyperlink w:anchor="_Toc169004929" w:history="1">
        <w:r w:rsidRPr="00CC0C1E">
          <w:rPr>
            <w:rStyle w:val="Hyperlink"/>
            <w:noProof/>
          </w:rPr>
          <w:t>1.2.</w:t>
        </w:r>
        <w:r>
          <w:rPr>
            <w:rFonts w:asciiTheme="minorHAnsi" w:eastAsiaTheme="minorEastAsia" w:hAnsiTheme="minorHAnsi" w:cstheme="minorBidi"/>
            <w:noProof/>
            <w:sz w:val="22"/>
            <w:szCs w:val="22"/>
            <w:lang w:eastAsia="en-GB"/>
          </w:rPr>
          <w:tab/>
        </w:r>
        <w:r w:rsidRPr="00CC0C1E">
          <w:rPr>
            <w:rStyle w:val="Hyperlink"/>
            <w:noProof/>
          </w:rPr>
          <w:t>RATIONALE FOR CURRENT STUDY</w:t>
        </w:r>
        <w:r>
          <w:rPr>
            <w:noProof/>
            <w:webHidden/>
          </w:rPr>
          <w:tab/>
        </w:r>
        <w:r>
          <w:rPr>
            <w:noProof/>
            <w:webHidden/>
          </w:rPr>
          <w:fldChar w:fldCharType="begin"/>
        </w:r>
        <w:r>
          <w:rPr>
            <w:noProof/>
            <w:webHidden/>
          </w:rPr>
          <w:instrText xml:space="preserve"> PAGEREF _Toc169004929 \h </w:instrText>
        </w:r>
        <w:r>
          <w:rPr>
            <w:noProof/>
            <w:webHidden/>
          </w:rPr>
        </w:r>
        <w:r>
          <w:rPr>
            <w:noProof/>
            <w:webHidden/>
          </w:rPr>
          <w:fldChar w:fldCharType="separate"/>
        </w:r>
        <w:r>
          <w:rPr>
            <w:noProof/>
            <w:webHidden/>
          </w:rPr>
          <w:t>7</w:t>
        </w:r>
        <w:r>
          <w:rPr>
            <w:noProof/>
            <w:webHidden/>
          </w:rPr>
          <w:fldChar w:fldCharType="end"/>
        </w:r>
      </w:hyperlink>
    </w:p>
    <w:p w14:paraId="19FAC409" w14:textId="5ED91339" w:rsidR="006A7B85" w:rsidRDefault="006A7B85">
      <w:pPr>
        <w:pStyle w:val="TOC1"/>
        <w:tabs>
          <w:tab w:val="left" w:pos="480"/>
          <w:tab w:val="right" w:pos="9017"/>
        </w:tabs>
        <w:rPr>
          <w:rFonts w:asciiTheme="minorHAnsi" w:eastAsiaTheme="minorEastAsia" w:hAnsiTheme="minorHAnsi" w:cstheme="minorBidi"/>
          <w:noProof/>
          <w:sz w:val="22"/>
          <w:szCs w:val="22"/>
          <w:lang w:eastAsia="en-GB"/>
        </w:rPr>
      </w:pPr>
      <w:hyperlink w:anchor="_Toc169004930" w:history="1">
        <w:r w:rsidRPr="001C32E0">
          <w:rPr>
            <w:rStyle w:val="Hyperlink"/>
            <w:noProof/>
          </w:rPr>
          <w:t>2.</w:t>
        </w:r>
        <w:r w:rsidRPr="00144F7D">
          <w:rPr>
            <w:rFonts w:asciiTheme="minorHAnsi" w:eastAsiaTheme="minorEastAsia" w:hAnsiTheme="minorHAnsi" w:cstheme="minorBidi"/>
            <w:noProof/>
            <w:sz w:val="22"/>
            <w:szCs w:val="22"/>
            <w:lang w:eastAsia="en-GB"/>
          </w:rPr>
          <w:tab/>
        </w:r>
        <w:r w:rsidRPr="001C32E0">
          <w:rPr>
            <w:rStyle w:val="Hyperlink"/>
            <w:noProof/>
          </w:rPr>
          <w:t>STUDY OBJECTIVES</w:t>
        </w:r>
        <w:r w:rsidRPr="00144F7D">
          <w:rPr>
            <w:noProof/>
            <w:webHidden/>
          </w:rPr>
          <w:tab/>
        </w:r>
        <w:r w:rsidRPr="00144F7D">
          <w:rPr>
            <w:noProof/>
            <w:webHidden/>
          </w:rPr>
          <w:fldChar w:fldCharType="begin"/>
        </w:r>
        <w:r w:rsidRPr="001C32E0">
          <w:rPr>
            <w:noProof/>
            <w:webHidden/>
          </w:rPr>
          <w:instrText xml:space="preserve"> PAGEREF _Toc169004930 \h </w:instrText>
        </w:r>
        <w:r w:rsidRPr="00144F7D">
          <w:rPr>
            <w:noProof/>
            <w:webHidden/>
          </w:rPr>
        </w:r>
        <w:r w:rsidRPr="00144F7D">
          <w:rPr>
            <w:noProof/>
            <w:webHidden/>
          </w:rPr>
          <w:fldChar w:fldCharType="separate"/>
        </w:r>
        <w:r w:rsidRPr="00144F7D">
          <w:rPr>
            <w:noProof/>
            <w:webHidden/>
          </w:rPr>
          <w:t>9</w:t>
        </w:r>
        <w:r w:rsidRPr="00144F7D">
          <w:rPr>
            <w:noProof/>
            <w:webHidden/>
          </w:rPr>
          <w:fldChar w:fldCharType="end"/>
        </w:r>
      </w:hyperlink>
    </w:p>
    <w:p w14:paraId="443F46D1" w14:textId="2C8C77D3" w:rsidR="006A7B85" w:rsidRDefault="006A7B85">
      <w:pPr>
        <w:pStyle w:val="TOC1"/>
        <w:tabs>
          <w:tab w:val="left" w:pos="480"/>
          <w:tab w:val="right" w:pos="9017"/>
        </w:tabs>
        <w:rPr>
          <w:rFonts w:asciiTheme="minorHAnsi" w:eastAsiaTheme="minorEastAsia" w:hAnsiTheme="minorHAnsi" w:cstheme="minorBidi"/>
          <w:noProof/>
          <w:sz w:val="22"/>
          <w:szCs w:val="22"/>
          <w:lang w:eastAsia="en-GB"/>
        </w:rPr>
      </w:pPr>
      <w:hyperlink w:anchor="_Toc169004931" w:history="1">
        <w:r w:rsidRPr="00CC0C1E">
          <w:rPr>
            <w:rStyle w:val="Hyperlink"/>
            <w:noProof/>
          </w:rPr>
          <w:t>3.</w:t>
        </w:r>
        <w:r>
          <w:rPr>
            <w:rFonts w:asciiTheme="minorHAnsi" w:eastAsiaTheme="minorEastAsia" w:hAnsiTheme="minorHAnsi" w:cstheme="minorBidi"/>
            <w:noProof/>
            <w:sz w:val="22"/>
            <w:szCs w:val="22"/>
            <w:lang w:eastAsia="en-GB"/>
          </w:rPr>
          <w:tab/>
        </w:r>
        <w:r w:rsidRPr="00CC0C1E">
          <w:rPr>
            <w:rStyle w:val="Hyperlink"/>
            <w:noProof/>
          </w:rPr>
          <w:t>STUDY DESIGN</w:t>
        </w:r>
        <w:r>
          <w:rPr>
            <w:noProof/>
            <w:webHidden/>
          </w:rPr>
          <w:tab/>
        </w:r>
        <w:r>
          <w:rPr>
            <w:noProof/>
            <w:webHidden/>
          </w:rPr>
          <w:fldChar w:fldCharType="begin"/>
        </w:r>
        <w:r>
          <w:rPr>
            <w:noProof/>
            <w:webHidden/>
          </w:rPr>
          <w:instrText xml:space="preserve"> PAGEREF _Toc169004931 \h </w:instrText>
        </w:r>
        <w:r>
          <w:rPr>
            <w:noProof/>
            <w:webHidden/>
          </w:rPr>
        </w:r>
        <w:r>
          <w:rPr>
            <w:noProof/>
            <w:webHidden/>
          </w:rPr>
          <w:fldChar w:fldCharType="separate"/>
        </w:r>
        <w:r>
          <w:rPr>
            <w:noProof/>
            <w:webHidden/>
          </w:rPr>
          <w:t>9</w:t>
        </w:r>
        <w:r>
          <w:rPr>
            <w:noProof/>
            <w:webHidden/>
          </w:rPr>
          <w:fldChar w:fldCharType="end"/>
        </w:r>
      </w:hyperlink>
    </w:p>
    <w:p w14:paraId="4A8C8695" w14:textId="035374A6" w:rsidR="006A7B85" w:rsidRDefault="006A7B85">
      <w:pPr>
        <w:pStyle w:val="TOC1"/>
        <w:tabs>
          <w:tab w:val="left" w:pos="660"/>
          <w:tab w:val="right" w:pos="9017"/>
        </w:tabs>
        <w:rPr>
          <w:rFonts w:asciiTheme="minorHAnsi" w:eastAsiaTheme="minorEastAsia" w:hAnsiTheme="minorHAnsi" w:cstheme="minorBidi"/>
          <w:noProof/>
          <w:sz w:val="22"/>
          <w:szCs w:val="22"/>
          <w:lang w:eastAsia="en-GB"/>
        </w:rPr>
      </w:pPr>
      <w:hyperlink w:anchor="_Toc169004932" w:history="1">
        <w:r w:rsidRPr="001C32E0">
          <w:rPr>
            <w:rStyle w:val="Hyperlink"/>
            <w:noProof/>
          </w:rPr>
          <w:t>3.1.</w:t>
        </w:r>
        <w:r w:rsidRPr="00144F7D">
          <w:rPr>
            <w:rFonts w:asciiTheme="minorHAnsi" w:eastAsiaTheme="minorEastAsia" w:hAnsiTheme="minorHAnsi" w:cstheme="minorBidi"/>
            <w:noProof/>
            <w:sz w:val="22"/>
            <w:szCs w:val="22"/>
            <w:lang w:eastAsia="en-GB"/>
          </w:rPr>
          <w:tab/>
        </w:r>
        <w:r w:rsidRPr="001C32E0">
          <w:rPr>
            <w:rStyle w:val="Hyperlink"/>
            <w:noProof/>
          </w:rPr>
          <w:t>STUDY OUTCOME MEASURES</w:t>
        </w:r>
        <w:r w:rsidRPr="00144F7D">
          <w:rPr>
            <w:noProof/>
            <w:webHidden/>
          </w:rPr>
          <w:tab/>
        </w:r>
        <w:r w:rsidRPr="00144F7D">
          <w:rPr>
            <w:noProof/>
            <w:webHidden/>
          </w:rPr>
          <w:fldChar w:fldCharType="begin"/>
        </w:r>
        <w:r w:rsidRPr="001C32E0">
          <w:rPr>
            <w:noProof/>
            <w:webHidden/>
          </w:rPr>
          <w:instrText xml:space="preserve"> PAGEREF _Toc169004932 \h </w:instrText>
        </w:r>
        <w:r w:rsidRPr="00144F7D">
          <w:rPr>
            <w:noProof/>
            <w:webHidden/>
          </w:rPr>
        </w:r>
        <w:r w:rsidRPr="00144F7D">
          <w:rPr>
            <w:noProof/>
            <w:webHidden/>
          </w:rPr>
          <w:fldChar w:fldCharType="separate"/>
        </w:r>
        <w:r w:rsidRPr="00144F7D">
          <w:rPr>
            <w:noProof/>
            <w:webHidden/>
          </w:rPr>
          <w:t>10</w:t>
        </w:r>
        <w:r w:rsidRPr="00144F7D">
          <w:rPr>
            <w:noProof/>
            <w:webHidden/>
          </w:rPr>
          <w:fldChar w:fldCharType="end"/>
        </w:r>
      </w:hyperlink>
    </w:p>
    <w:p w14:paraId="0C13E6FC" w14:textId="2B231731" w:rsidR="006A7B85" w:rsidRDefault="006A7B85">
      <w:pPr>
        <w:pStyle w:val="TOC1"/>
        <w:tabs>
          <w:tab w:val="left" w:pos="480"/>
          <w:tab w:val="right" w:pos="9017"/>
        </w:tabs>
        <w:rPr>
          <w:rFonts w:asciiTheme="minorHAnsi" w:eastAsiaTheme="minorEastAsia" w:hAnsiTheme="minorHAnsi" w:cstheme="minorBidi"/>
          <w:noProof/>
          <w:sz w:val="22"/>
          <w:szCs w:val="22"/>
          <w:lang w:eastAsia="en-GB"/>
        </w:rPr>
      </w:pPr>
      <w:hyperlink w:anchor="_Toc169004933" w:history="1">
        <w:r w:rsidRPr="00CC0C1E">
          <w:rPr>
            <w:rStyle w:val="Hyperlink"/>
            <w:noProof/>
          </w:rPr>
          <w:t>4.</w:t>
        </w:r>
        <w:r>
          <w:rPr>
            <w:rFonts w:asciiTheme="minorHAnsi" w:eastAsiaTheme="minorEastAsia" w:hAnsiTheme="minorHAnsi" w:cstheme="minorBidi"/>
            <w:noProof/>
            <w:sz w:val="22"/>
            <w:szCs w:val="22"/>
            <w:lang w:eastAsia="en-GB"/>
          </w:rPr>
          <w:tab/>
        </w:r>
        <w:r w:rsidRPr="00CC0C1E">
          <w:rPr>
            <w:rStyle w:val="Hyperlink"/>
            <w:noProof/>
          </w:rPr>
          <w:t>PARTICIPANT ENTRY</w:t>
        </w:r>
        <w:r>
          <w:rPr>
            <w:noProof/>
            <w:webHidden/>
          </w:rPr>
          <w:tab/>
        </w:r>
        <w:r>
          <w:rPr>
            <w:noProof/>
            <w:webHidden/>
          </w:rPr>
          <w:fldChar w:fldCharType="begin"/>
        </w:r>
        <w:r>
          <w:rPr>
            <w:noProof/>
            <w:webHidden/>
          </w:rPr>
          <w:instrText xml:space="preserve"> PAGEREF _Toc169004933 \h </w:instrText>
        </w:r>
        <w:r>
          <w:rPr>
            <w:noProof/>
            <w:webHidden/>
          </w:rPr>
        </w:r>
        <w:r>
          <w:rPr>
            <w:noProof/>
            <w:webHidden/>
          </w:rPr>
          <w:fldChar w:fldCharType="separate"/>
        </w:r>
        <w:r>
          <w:rPr>
            <w:noProof/>
            <w:webHidden/>
          </w:rPr>
          <w:t>10</w:t>
        </w:r>
        <w:r>
          <w:rPr>
            <w:noProof/>
            <w:webHidden/>
          </w:rPr>
          <w:fldChar w:fldCharType="end"/>
        </w:r>
      </w:hyperlink>
    </w:p>
    <w:p w14:paraId="729117C0" w14:textId="7C956985" w:rsidR="006A7B85" w:rsidRDefault="006A7B85">
      <w:pPr>
        <w:pStyle w:val="TOC1"/>
        <w:tabs>
          <w:tab w:val="left" w:pos="660"/>
          <w:tab w:val="right" w:pos="9017"/>
        </w:tabs>
        <w:rPr>
          <w:rFonts w:asciiTheme="minorHAnsi" w:eastAsiaTheme="minorEastAsia" w:hAnsiTheme="minorHAnsi" w:cstheme="minorBidi"/>
          <w:noProof/>
          <w:sz w:val="22"/>
          <w:szCs w:val="22"/>
          <w:lang w:eastAsia="en-GB"/>
        </w:rPr>
      </w:pPr>
      <w:hyperlink w:anchor="_Toc169004934" w:history="1">
        <w:r w:rsidRPr="00CC0C1E">
          <w:rPr>
            <w:rStyle w:val="Hyperlink"/>
            <w:noProof/>
          </w:rPr>
          <w:t>4.1.</w:t>
        </w:r>
        <w:r>
          <w:rPr>
            <w:rFonts w:asciiTheme="minorHAnsi" w:eastAsiaTheme="minorEastAsia" w:hAnsiTheme="minorHAnsi" w:cstheme="minorBidi"/>
            <w:noProof/>
            <w:sz w:val="22"/>
            <w:szCs w:val="22"/>
            <w:lang w:eastAsia="en-GB"/>
          </w:rPr>
          <w:tab/>
        </w:r>
        <w:r w:rsidRPr="00CC0C1E">
          <w:rPr>
            <w:rStyle w:val="Hyperlink"/>
            <w:noProof/>
          </w:rPr>
          <w:t>INCLUSION CRITERIA</w:t>
        </w:r>
        <w:r>
          <w:rPr>
            <w:noProof/>
            <w:webHidden/>
          </w:rPr>
          <w:tab/>
        </w:r>
        <w:r>
          <w:rPr>
            <w:noProof/>
            <w:webHidden/>
          </w:rPr>
          <w:fldChar w:fldCharType="begin"/>
        </w:r>
        <w:r>
          <w:rPr>
            <w:noProof/>
            <w:webHidden/>
          </w:rPr>
          <w:instrText xml:space="preserve"> PAGEREF _Toc169004934 \h </w:instrText>
        </w:r>
        <w:r>
          <w:rPr>
            <w:noProof/>
            <w:webHidden/>
          </w:rPr>
        </w:r>
        <w:r>
          <w:rPr>
            <w:noProof/>
            <w:webHidden/>
          </w:rPr>
          <w:fldChar w:fldCharType="separate"/>
        </w:r>
        <w:r>
          <w:rPr>
            <w:noProof/>
            <w:webHidden/>
          </w:rPr>
          <w:t>10</w:t>
        </w:r>
        <w:r>
          <w:rPr>
            <w:noProof/>
            <w:webHidden/>
          </w:rPr>
          <w:fldChar w:fldCharType="end"/>
        </w:r>
      </w:hyperlink>
    </w:p>
    <w:p w14:paraId="43492885" w14:textId="28EC86E5" w:rsidR="006A7B85" w:rsidRDefault="006A7B85">
      <w:pPr>
        <w:pStyle w:val="TOC1"/>
        <w:tabs>
          <w:tab w:val="left" w:pos="660"/>
          <w:tab w:val="right" w:pos="9017"/>
        </w:tabs>
        <w:rPr>
          <w:rFonts w:asciiTheme="minorHAnsi" w:eastAsiaTheme="minorEastAsia" w:hAnsiTheme="minorHAnsi" w:cstheme="minorBidi"/>
          <w:noProof/>
          <w:sz w:val="22"/>
          <w:szCs w:val="22"/>
          <w:lang w:eastAsia="en-GB"/>
        </w:rPr>
      </w:pPr>
      <w:hyperlink w:anchor="_Toc169004935" w:history="1">
        <w:r w:rsidRPr="00CC0C1E">
          <w:rPr>
            <w:rStyle w:val="Hyperlink"/>
            <w:noProof/>
          </w:rPr>
          <w:t>4.2.</w:t>
        </w:r>
        <w:r>
          <w:rPr>
            <w:rFonts w:asciiTheme="minorHAnsi" w:eastAsiaTheme="minorEastAsia" w:hAnsiTheme="minorHAnsi" w:cstheme="minorBidi"/>
            <w:noProof/>
            <w:sz w:val="22"/>
            <w:szCs w:val="22"/>
            <w:lang w:eastAsia="en-GB"/>
          </w:rPr>
          <w:tab/>
        </w:r>
        <w:r w:rsidRPr="00CC0C1E">
          <w:rPr>
            <w:rStyle w:val="Hyperlink"/>
            <w:noProof/>
          </w:rPr>
          <w:t>EXCLUSION CRITERIA</w:t>
        </w:r>
        <w:r>
          <w:rPr>
            <w:noProof/>
            <w:webHidden/>
          </w:rPr>
          <w:tab/>
        </w:r>
        <w:r>
          <w:rPr>
            <w:noProof/>
            <w:webHidden/>
          </w:rPr>
          <w:fldChar w:fldCharType="begin"/>
        </w:r>
        <w:r>
          <w:rPr>
            <w:noProof/>
            <w:webHidden/>
          </w:rPr>
          <w:instrText xml:space="preserve"> PAGEREF _Toc169004935 \h </w:instrText>
        </w:r>
        <w:r>
          <w:rPr>
            <w:noProof/>
            <w:webHidden/>
          </w:rPr>
        </w:r>
        <w:r>
          <w:rPr>
            <w:noProof/>
            <w:webHidden/>
          </w:rPr>
          <w:fldChar w:fldCharType="separate"/>
        </w:r>
        <w:r>
          <w:rPr>
            <w:noProof/>
            <w:webHidden/>
          </w:rPr>
          <w:t>10</w:t>
        </w:r>
        <w:r>
          <w:rPr>
            <w:noProof/>
            <w:webHidden/>
          </w:rPr>
          <w:fldChar w:fldCharType="end"/>
        </w:r>
      </w:hyperlink>
    </w:p>
    <w:p w14:paraId="68A45540" w14:textId="2F26DE45" w:rsidR="006A7B85" w:rsidRDefault="006A7B85">
      <w:pPr>
        <w:pStyle w:val="TOC1"/>
        <w:tabs>
          <w:tab w:val="left" w:pos="480"/>
          <w:tab w:val="right" w:pos="9017"/>
        </w:tabs>
        <w:rPr>
          <w:rFonts w:asciiTheme="minorHAnsi" w:eastAsiaTheme="minorEastAsia" w:hAnsiTheme="minorHAnsi" w:cstheme="minorBidi"/>
          <w:noProof/>
          <w:sz w:val="22"/>
          <w:szCs w:val="22"/>
          <w:lang w:eastAsia="en-GB"/>
        </w:rPr>
      </w:pPr>
      <w:hyperlink w:anchor="_Toc169004936" w:history="1">
        <w:r w:rsidRPr="00CC0C1E">
          <w:rPr>
            <w:rStyle w:val="Hyperlink"/>
            <w:noProof/>
          </w:rPr>
          <w:t>5.</w:t>
        </w:r>
        <w:r>
          <w:rPr>
            <w:rFonts w:asciiTheme="minorHAnsi" w:eastAsiaTheme="minorEastAsia" w:hAnsiTheme="minorHAnsi" w:cstheme="minorBidi"/>
            <w:noProof/>
            <w:sz w:val="22"/>
            <w:szCs w:val="22"/>
            <w:lang w:eastAsia="en-GB"/>
          </w:rPr>
          <w:tab/>
        </w:r>
        <w:r w:rsidRPr="00CC0C1E">
          <w:rPr>
            <w:rStyle w:val="Hyperlink"/>
            <w:noProof/>
          </w:rPr>
          <w:t>ADVERSE EVENTS</w:t>
        </w:r>
        <w:r>
          <w:rPr>
            <w:noProof/>
            <w:webHidden/>
          </w:rPr>
          <w:tab/>
        </w:r>
        <w:r>
          <w:rPr>
            <w:noProof/>
            <w:webHidden/>
          </w:rPr>
          <w:fldChar w:fldCharType="begin"/>
        </w:r>
        <w:r>
          <w:rPr>
            <w:noProof/>
            <w:webHidden/>
          </w:rPr>
          <w:instrText xml:space="preserve"> PAGEREF _Toc169004936 \h </w:instrText>
        </w:r>
        <w:r>
          <w:rPr>
            <w:noProof/>
            <w:webHidden/>
          </w:rPr>
        </w:r>
        <w:r>
          <w:rPr>
            <w:noProof/>
            <w:webHidden/>
          </w:rPr>
          <w:fldChar w:fldCharType="separate"/>
        </w:r>
        <w:r>
          <w:rPr>
            <w:noProof/>
            <w:webHidden/>
          </w:rPr>
          <w:t>11</w:t>
        </w:r>
        <w:r>
          <w:rPr>
            <w:noProof/>
            <w:webHidden/>
          </w:rPr>
          <w:fldChar w:fldCharType="end"/>
        </w:r>
      </w:hyperlink>
    </w:p>
    <w:p w14:paraId="0367576A" w14:textId="354374A6" w:rsidR="006A7B85" w:rsidRDefault="006A7B85">
      <w:pPr>
        <w:pStyle w:val="TOC1"/>
        <w:tabs>
          <w:tab w:val="left" w:pos="480"/>
          <w:tab w:val="right" w:pos="9017"/>
        </w:tabs>
        <w:rPr>
          <w:rFonts w:asciiTheme="minorHAnsi" w:eastAsiaTheme="minorEastAsia" w:hAnsiTheme="minorHAnsi" w:cstheme="minorBidi"/>
          <w:noProof/>
          <w:sz w:val="22"/>
          <w:szCs w:val="22"/>
          <w:lang w:eastAsia="en-GB"/>
        </w:rPr>
      </w:pPr>
      <w:hyperlink w:anchor="_Toc169004937" w:history="1">
        <w:r w:rsidRPr="00CC0C1E">
          <w:rPr>
            <w:rStyle w:val="Hyperlink"/>
            <w:noProof/>
          </w:rPr>
          <w:t>6.</w:t>
        </w:r>
        <w:r>
          <w:rPr>
            <w:rFonts w:asciiTheme="minorHAnsi" w:eastAsiaTheme="minorEastAsia" w:hAnsiTheme="minorHAnsi" w:cstheme="minorBidi"/>
            <w:noProof/>
            <w:sz w:val="22"/>
            <w:szCs w:val="22"/>
            <w:lang w:eastAsia="en-GB"/>
          </w:rPr>
          <w:tab/>
        </w:r>
        <w:r w:rsidRPr="00CC0C1E">
          <w:rPr>
            <w:rStyle w:val="Hyperlink"/>
            <w:noProof/>
          </w:rPr>
          <w:t>ASSESSMENT AND FOLLOW-UP</w:t>
        </w:r>
        <w:r>
          <w:rPr>
            <w:noProof/>
            <w:webHidden/>
          </w:rPr>
          <w:tab/>
        </w:r>
        <w:r>
          <w:rPr>
            <w:noProof/>
            <w:webHidden/>
          </w:rPr>
          <w:fldChar w:fldCharType="begin"/>
        </w:r>
        <w:r>
          <w:rPr>
            <w:noProof/>
            <w:webHidden/>
          </w:rPr>
          <w:instrText xml:space="preserve"> PAGEREF _Toc169004937 \h </w:instrText>
        </w:r>
        <w:r>
          <w:rPr>
            <w:noProof/>
            <w:webHidden/>
          </w:rPr>
        </w:r>
        <w:r>
          <w:rPr>
            <w:noProof/>
            <w:webHidden/>
          </w:rPr>
          <w:fldChar w:fldCharType="separate"/>
        </w:r>
        <w:r>
          <w:rPr>
            <w:noProof/>
            <w:webHidden/>
          </w:rPr>
          <w:t>11</w:t>
        </w:r>
        <w:r>
          <w:rPr>
            <w:noProof/>
            <w:webHidden/>
          </w:rPr>
          <w:fldChar w:fldCharType="end"/>
        </w:r>
      </w:hyperlink>
    </w:p>
    <w:p w14:paraId="2E9124D9" w14:textId="011C0CB0" w:rsidR="006A7B85" w:rsidRDefault="006A7B85">
      <w:pPr>
        <w:pStyle w:val="TOC1"/>
        <w:tabs>
          <w:tab w:val="left" w:pos="480"/>
          <w:tab w:val="right" w:pos="9017"/>
        </w:tabs>
        <w:rPr>
          <w:rFonts w:asciiTheme="minorHAnsi" w:eastAsiaTheme="minorEastAsia" w:hAnsiTheme="minorHAnsi" w:cstheme="minorBidi"/>
          <w:noProof/>
          <w:sz w:val="22"/>
          <w:szCs w:val="22"/>
          <w:lang w:eastAsia="en-GB"/>
        </w:rPr>
      </w:pPr>
      <w:hyperlink w:anchor="_Toc169004938" w:history="1">
        <w:r w:rsidRPr="001C32E0">
          <w:rPr>
            <w:rStyle w:val="Hyperlink"/>
            <w:noProof/>
          </w:rPr>
          <w:t>7.</w:t>
        </w:r>
        <w:r w:rsidRPr="00144F7D">
          <w:rPr>
            <w:rFonts w:asciiTheme="minorHAnsi" w:eastAsiaTheme="minorEastAsia" w:hAnsiTheme="minorHAnsi" w:cstheme="minorBidi"/>
            <w:noProof/>
            <w:sz w:val="22"/>
            <w:szCs w:val="22"/>
            <w:lang w:eastAsia="en-GB"/>
          </w:rPr>
          <w:tab/>
        </w:r>
        <w:r w:rsidRPr="001C32E0">
          <w:rPr>
            <w:rStyle w:val="Hyperlink"/>
            <w:noProof/>
          </w:rPr>
          <w:t>STATISTICS AND DATA ANALYSIS</w:t>
        </w:r>
        <w:r w:rsidRPr="00144F7D">
          <w:rPr>
            <w:noProof/>
            <w:webHidden/>
          </w:rPr>
          <w:tab/>
        </w:r>
        <w:r w:rsidRPr="00144F7D">
          <w:rPr>
            <w:noProof/>
            <w:webHidden/>
          </w:rPr>
          <w:fldChar w:fldCharType="begin"/>
        </w:r>
        <w:r w:rsidRPr="001C32E0">
          <w:rPr>
            <w:noProof/>
            <w:webHidden/>
          </w:rPr>
          <w:instrText xml:space="preserve"> PAGEREF _Toc169004938 \h </w:instrText>
        </w:r>
        <w:r w:rsidRPr="00144F7D">
          <w:rPr>
            <w:noProof/>
            <w:webHidden/>
          </w:rPr>
        </w:r>
        <w:r w:rsidRPr="00144F7D">
          <w:rPr>
            <w:noProof/>
            <w:webHidden/>
          </w:rPr>
          <w:fldChar w:fldCharType="separate"/>
        </w:r>
        <w:r w:rsidRPr="00144F7D">
          <w:rPr>
            <w:noProof/>
            <w:webHidden/>
          </w:rPr>
          <w:t>11</w:t>
        </w:r>
        <w:r w:rsidRPr="00144F7D">
          <w:rPr>
            <w:noProof/>
            <w:webHidden/>
          </w:rPr>
          <w:fldChar w:fldCharType="end"/>
        </w:r>
      </w:hyperlink>
    </w:p>
    <w:p w14:paraId="113F5A2C" w14:textId="67A344CD" w:rsidR="006A7B85" w:rsidRDefault="006A7B85">
      <w:pPr>
        <w:pStyle w:val="TOC1"/>
        <w:tabs>
          <w:tab w:val="left" w:pos="480"/>
          <w:tab w:val="right" w:pos="9017"/>
        </w:tabs>
        <w:rPr>
          <w:rFonts w:asciiTheme="minorHAnsi" w:eastAsiaTheme="minorEastAsia" w:hAnsiTheme="minorHAnsi" w:cstheme="minorBidi"/>
          <w:noProof/>
          <w:sz w:val="22"/>
          <w:szCs w:val="22"/>
          <w:lang w:eastAsia="en-GB"/>
        </w:rPr>
      </w:pPr>
      <w:hyperlink w:anchor="_Toc169004939" w:history="1">
        <w:r w:rsidRPr="00CC0C1E">
          <w:rPr>
            <w:rStyle w:val="Hyperlink"/>
            <w:noProof/>
          </w:rPr>
          <w:t>8.</w:t>
        </w:r>
        <w:r>
          <w:rPr>
            <w:rFonts w:asciiTheme="minorHAnsi" w:eastAsiaTheme="minorEastAsia" w:hAnsiTheme="minorHAnsi" w:cstheme="minorBidi"/>
            <w:noProof/>
            <w:sz w:val="22"/>
            <w:szCs w:val="22"/>
            <w:lang w:eastAsia="en-GB"/>
          </w:rPr>
          <w:tab/>
        </w:r>
        <w:r w:rsidRPr="00CC0C1E">
          <w:rPr>
            <w:rStyle w:val="Hyperlink"/>
            <w:noProof/>
          </w:rPr>
          <w:t>REGULATORY ISSUES</w:t>
        </w:r>
        <w:r>
          <w:rPr>
            <w:noProof/>
            <w:webHidden/>
          </w:rPr>
          <w:tab/>
        </w:r>
        <w:r>
          <w:rPr>
            <w:noProof/>
            <w:webHidden/>
          </w:rPr>
          <w:fldChar w:fldCharType="begin"/>
        </w:r>
        <w:r>
          <w:rPr>
            <w:noProof/>
            <w:webHidden/>
          </w:rPr>
          <w:instrText xml:space="preserve"> PAGEREF _Toc169004939 \h </w:instrText>
        </w:r>
        <w:r>
          <w:rPr>
            <w:noProof/>
            <w:webHidden/>
          </w:rPr>
        </w:r>
        <w:r>
          <w:rPr>
            <w:noProof/>
            <w:webHidden/>
          </w:rPr>
          <w:fldChar w:fldCharType="separate"/>
        </w:r>
        <w:r>
          <w:rPr>
            <w:noProof/>
            <w:webHidden/>
          </w:rPr>
          <w:t>11</w:t>
        </w:r>
        <w:r>
          <w:rPr>
            <w:noProof/>
            <w:webHidden/>
          </w:rPr>
          <w:fldChar w:fldCharType="end"/>
        </w:r>
      </w:hyperlink>
    </w:p>
    <w:p w14:paraId="46730C72" w14:textId="5E8A3138" w:rsidR="006A7B85" w:rsidRDefault="006A7B85">
      <w:pPr>
        <w:pStyle w:val="TOC1"/>
        <w:tabs>
          <w:tab w:val="left" w:pos="660"/>
          <w:tab w:val="right" w:pos="9017"/>
        </w:tabs>
        <w:rPr>
          <w:rFonts w:asciiTheme="minorHAnsi" w:eastAsiaTheme="minorEastAsia" w:hAnsiTheme="minorHAnsi" w:cstheme="minorBidi"/>
          <w:noProof/>
          <w:sz w:val="22"/>
          <w:szCs w:val="22"/>
          <w:lang w:eastAsia="en-GB"/>
        </w:rPr>
      </w:pPr>
      <w:hyperlink w:anchor="_Toc169004940" w:history="1">
        <w:r w:rsidRPr="00CC0C1E">
          <w:rPr>
            <w:rStyle w:val="Hyperlink"/>
            <w:noProof/>
          </w:rPr>
          <w:t>8.1.</w:t>
        </w:r>
        <w:r>
          <w:rPr>
            <w:rFonts w:asciiTheme="minorHAnsi" w:eastAsiaTheme="minorEastAsia" w:hAnsiTheme="minorHAnsi" w:cstheme="minorBidi"/>
            <w:noProof/>
            <w:sz w:val="22"/>
            <w:szCs w:val="22"/>
            <w:lang w:eastAsia="en-GB"/>
          </w:rPr>
          <w:tab/>
        </w:r>
        <w:r w:rsidRPr="00CC0C1E">
          <w:rPr>
            <w:rStyle w:val="Hyperlink"/>
            <w:noProof/>
          </w:rPr>
          <w:t>ETHICS APPROVAL</w:t>
        </w:r>
        <w:r>
          <w:rPr>
            <w:noProof/>
            <w:webHidden/>
          </w:rPr>
          <w:tab/>
        </w:r>
        <w:r>
          <w:rPr>
            <w:noProof/>
            <w:webHidden/>
          </w:rPr>
          <w:fldChar w:fldCharType="begin"/>
        </w:r>
        <w:r>
          <w:rPr>
            <w:noProof/>
            <w:webHidden/>
          </w:rPr>
          <w:instrText xml:space="preserve"> PAGEREF _Toc169004940 \h </w:instrText>
        </w:r>
        <w:r>
          <w:rPr>
            <w:noProof/>
            <w:webHidden/>
          </w:rPr>
        </w:r>
        <w:r>
          <w:rPr>
            <w:noProof/>
            <w:webHidden/>
          </w:rPr>
          <w:fldChar w:fldCharType="separate"/>
        </w:r>
        <w:r>
          <w:rPr>
            <w:noProof/>
            <w:webHidden/>
          </w:rPr>
          <w:t>11</w:t>
        </w:r>
        <w:r>
          <w:rPr>
            <w:noProof/>
            <w:webHidden/>
          </w:rPr>
          <w:fldChar w:fldCharType="end"/>
        </w:r>
      </w:hyperlink>
    </w:p>
    <w:p w14:paraId="46B14FAC" w14:textId="25862271" w:rsidR="006A7B85" w:rsidRDefault="006A7B85">
      <w:pPr>
        <w:pStyle w:val="TOC1"/>
        <w:tabs>
          <w:tab w:val="left" w:pos="660"/>
          <w:tab w:val="right" w:pos="9017"/>
        </w:tabs>
        <w:rPr>
          <w:rFonts w:asciiTheme="minorHAnsi" w:eastAsiaTheme="minorEastAsia" w:hAnsiTheme="minorHAnsi" w:cstheme="minorBidi"/>
          <w:noProof/>
          <w:sz w:val="22"/>
          <w:szCs w:val="22"/>
          <w:lang w:eastAsia="en-GB"/>
        </w:rPr>
      </w:pPr>
      <w:hyperlink w:anchor="_Toc169004941" w:history="1">
        <w:r w:rsidRPr="00CC0C1E">
          <w:rPr>
            <w:rStyle w:val="Hyperlink"/>
            <w:noProof/>
          </w:rPr>
          <w:t>8.2.</w:t>
        </w:r>
        <w:r>
          <w:rPr>
            <w:rFonts w:asciiTheme="minorHAnsi" w:eastAsiaTheme="minorEastAsia" w:hAnsiTheme="minorHAnsi" w:cstheme="minorBidi"/>
            <w:noProof/>
            <w:sz w:val="22"/>
            <w:szCs w:val="22"/>
            <w:lang w:eastAsia="en-GB"/>
          </w:rPr>
          <w:tab/>
        </w:r>
        <w:r w:rsidRPr="00CC0C1E">
          <w:rPr>
            <w:rStyle w:val="Hyperlink"/>
            <w:noProof/>
          </w:rPr>
          <w:t>CONSENT</w:t>
        </w:r>
        <w:r>
          <w:rPr>
            <w:noProof/>
            <w:webHidden/>
          </w:rPr>
          <w:tab/>
        </w:r>
        <w:r>
          <w:rPr>
            <w:noProof/>
            <w:webHidden/>
          </w:rPr>
          <w:fldChar w:fldCharType="begin"/>
        </w:r>
        <w:r>
          <w:rPr>
            <w:noProof/>
            <w:webHidden/>
          </w:rPr>
          <w:instrText xml:space="preserve"> PAGEREF _Toc169004941 \h </w:instrText>
        </w:r>
        <w:r>
          <w:rPr>
            <w:noProof/>
            <w:webHidden/>
          </w:rPr>
        </w:r>
        <w:r>
          <w:rPr>
            <w:noProof/>
            <w:webHidden/>
          </w:rPr>
          <w:fldChar w:fldCharType="separate"/>
        </w:r>
        <w:r>
          <w:rPr>
            <w:noProof/>
            <w:webHidden/>
          </w:rPr>
          <w:t>11</w:t>
        </w:r>
        <w:r>
          <w:rPr>
            <w:noProof/>
            <w:webHidden/>
          </w:rPr>
          <w:fldChar w:fldCharType="end"/>
        </w:r>
      </w:hyperlink>
    </w:p>
    <w:p w14:paraId="1B4A66A8" w14:textId="4CC3CAE7" w:rsidR="006A7B85" w:rsidRDefault="006A7B85">
      <w:pPr>
        <w:pStyle w:val="TOC1"/>
        <w:tabs>
          <w:tab w:val="left" w:pos="660"/>
          <w:tab w:val="right" w:pos="9017"/>
        </w:tabs>
        <w:rPr>
          <w:rFonts w:asciiTheme="minorHAnsi" w:eastAsiaTheme="minorEastAsia" w:hAnsiTheme="minorHAnsi" w:cstheme="minorBidi"/>
          <w:noProof/>
          <w:sz w:val="22"/>
          <w:szCs w:val="22"/>
          <w:lang w:eastAsia="en-GB"/>
        </w:rPr>
      </w:pPr>
      <w:hyperlink w:anchor="_Toc169004942" w:history="1">
        <w:r w:rsidRPr="00CC0C1E">
          <w:rPr>
            <w:rStyle w:val="Hyperlink"/>
            <w:noProof/>
          </w:rPr>
          <w:t>8.3.</w:t>
        </w:r>
        <w:r>
          <w:rPr>
            <w:rFonts w:asciiTheme="minorHAnsi" w:eastAsiaTheme="minorEastAsia" w:hAnsiTheme="minorHAnsi" w:cstheme="minorBidi"/>
            <w:noProof/>
            <w:sz w:val="22"/>
            <w:szCs w:val="22"/>
            <w:lang w:eastAsia="en-GB"/>
          </w:rPr>
          <w:tab/>
        </w:r>
        <w:r w:rsidRPr="00CC0C1E">
          <w:rPr>
            <w:rStyle w:val="Hyperlink"/>
            <w:noProof/>
          </w:rPr>
          <w:t>CONFIDENTIALITY</w:t>
        </w:r>
        <w:r>
          <w:rPr>
            <w:noProof/>
            <w:webHidden/>
          </w:rPr>
          <w:tab/>
        </w:r>
        <w:r>
          <w:rPr>
            <w:noProof/>
            <w:webHidden/>
          </w:rPr>
          <w:fldChar w:fldCharType="begin"/>
        </w:r>
        <w:r>
          <w:rPr>
            <w:noProof/>
            <w:webHidden/>
          </w:rPr>
          <w:instrText xml:space="preserve"> PAGEREF _Toc169004942 \h </w:instrText>
        </w:r>
        <w:r>
          <w:rPr>
            <w:noProof/>
            <w:webHidden/>
          </w:rPr>
        </w:r>
        <w:r>
          <w:rPr>
            <w:noProof/>
            <w:webHidden/>
          </w:rPr>
          <w:fldChar w:fldCharType="separate"/>
        </w:r>
        <w:r>
          <w:rPr>
            <w:noProof/>
            <w:webHidden/>
          </w:rPr>
          <w:t>11</w:t>
        </w:r>
        <w:r>
          <w:rPr>
            <w:noProof/>
            <w:webHidden/>
          </w:rPr>
          <w:fldChar w:fldCharType="end"/>
        </w:r>
      </w:hyperlink>
    </w:p>
    <w:p w14:paraId="10510776" w14:textId="1F6C993F" w:rsidR="006A7B85" w:rsidRDefault="006A7B85">
      <w:pPr>
        <w:pStyle w:val="TOC1"/>
        <w:tabs>
          <w:tab w:val="left" w:pos="660"/>
          <w:tab w:val="right" w:pos="9017"/>
        </w:tabs>
        <w:rPr>
          <w:rFonts w:asciiTheme="minorHAnsi" w:eastAsiaTheme="minorEastAsia" w:hAnsiTheme="minorHAnsi" w:cstheme="minorBidi"/>
          <w:noProof/>
          <w:sz w:val="22"/>
          <w:szCs w:val="22"/>
          <w:lang w:eastAsia="en-GB"/>
        </w:rPr>
      </w:pPr>
      <w:hyperlink w:anchor="_Toc169004943" w:history="1">
        <w:r w:rsidRPr="00CC0C1E">
          <w:rPr>
            <w:rStyle w:val="Hyperlink"/>
            <w:noProof/>
          </w:rPr>
          <w:t>8.4.</w:t>
        </w:r>
        <w:r>
          <w:rPr>
            <w:rFonts w:asciiTheme="minorHAnsi" w:eastAsiaTheme="minorEastAsia" w:hAnsiTheme="minorHAnsi" w:cstheme="minorBidi"/>
            <w:noProof/>
            <w:sz w:val="22"/>
            <w:szCs w:val="22"/>
            <w:lang w:eastAsia="en-GB"/>
          </w:rPr>
          <w:tab/>
        </w:r>
        <w:r w:rsidRPr="00CC0C1E">
          <w:rPr>
            <w:rStyle w:val="Hyperlink"/>
            <w:noProof/>
          </w:rPr>
          <w:t>INDEMNITY</w:t>
        </w:r>
        <w:r>
          <w:rPr>
            <w:noProof/>
            <w:webHidden/>
          </w:rPr>
          <w:tab/>
        </w:r>
        <w:r>
          <w:rPr>
            <w:noProof/>
            <w:webHidden/>
          </w:rPr>
          <w:fldChar w:fldCharType="begin"/>
        </w:r>
        <w:r>
          <w:rPr>
            <w:noProof/>
            <w:webHidden/>
          </w:rPr>
          <w:instrText xml:space="preserve"> PAGEREF _Toc169004943 \h </w:instrText>
        </w:r>
        <w:r>
          <w:rPr>
            <w:noProof/>
            <w:webHidden/>
          </w:rPr>
        </w:r>
        <w:r>
          <w:rPr>
            <w:noProof/>
            <w:webHidden/>
          </w:rPr>
          <w:fldChar w:fldCharType="separate"/>
        </w:r>
        <w:r>
          <w:rPr>
            <w:noProof/>
            <w:webHidden/>
          </w:rPr>
          <w:t>12</w:t>
        </w:r>
        <w:r>
          <w:rPr>
            <w:noProof/>
            <w:webHidden/>
          </w:rPr>
          <w:fldChar w:fldCharType="end"/>
        </w:r>
      </w:hyperlink>
    </w:p>
    <w:p w14:paraId="0F97F7D6" w14:textId="55BFAA28" w:rsidR="006A7B85" w:rsidRDefault="006A7B85">
      <w:pPr>
        <w:pStyle w:val="TOC1"/>
        <w:tabs>
          <w:tab w:val="left" w:pos="660"/>
          <w:tab w:val="right" w:pos="9017"/>
        </w:tabs>
        <w:rPr>
          <w:rFonts w:asciiTheme="minorHAnsi" w:eastAsiaTheme="minorEastAsia" w:hAnsiTheme="minorHAnsi" w:cstheme="minorBidi"/>
          <w:noProof/>
          <w:sz w:val="22"/>
          <w:szCs w:val="22"/>
          <w:lang w:eastAsia="en-GB"/>
        </w:rPr>
      </w:pPr>
      <w:hyperlink w:anchor="_Toc169004944" w:history="1">
        <w:r w:rsidRPr="00CC0C1E">
          <w:rPr>
            <w:rStyle w:val="Hyperlink"/>
            <w:noProof/>
          </w:rPr>
          <w:t>8.5.</w:t>
        </w:r>
        <w:r>
          <w:rPr>
            <w:rFonts w:asciiTheme="minorHAnsi" w:eastAsiaTheme="minorEastAsia" w:hAnsiTheme="minorHAnsi" w:cstheme="minorBidi"/>
            <w:noProof/>
            <w:sz w:val="22"/>
            <w:szCs w:val="22"/>
            <w:lang w:eastAsia="en-GB"/>
          </w:rPr>
          <w:tab/>
        </w:r>
        <w:r w:rsidRPr="00CC0C1E">
          <w:rPr>
            <w:rStyle w:val="Hyperlink"/>
            <w:noProof/>
          </w:rPr>
          <w:t>SPONSOR</w:t>
        </w:r>
        <w:r>
          <w:rPr>
            <w:noProof/>
            <w:webHidden/>
          </w:rPr>
          <w:tab/>
        </w:r>
        <w:r>
          <w:rPr>
            <w:noProof/>
            <w:webHidden/>
          </w:rPr>
          <w:fldChar w:fldCharType="begin"/>
        </w:r>
        <w:r>
          <w:rPr>
            <w:noProof/>
            <w:webHidden/>
          </w:rPr>
          <w:instrText xml:space="preserve"> PAGEREF _Toc169004944 \h </w:instrText>
        </w:r>
        <w:r>
          <w:rPr>
            <w:noProof/>
            <w:webHidden/>
          </w:rPr>
        </w:r>
        <w:r>
          <w:rPr>
            <w:noProof/>
            <w:webHidden/>
          </w:rPr>
          <w:fldChar w:fldCharType="separate"/>
        </w:r>
        <w:r>
          <w:rPr>
            <w:noProof/>
            <w:webHidden/>
          </w:rPr>
          <w:t>12</w:t>
        </w:r>
        <w:r>
          <w:rPr>
            <w:noProof/>
            <w:webHidden/>
          </w:rPr>
          <w:fldChar w:fldCharType="end"/>
        </w:r>
      </w:hyperlink>
    </w:p>
    <w:p w14:paraId="540B8889" w14:textId="78987F20" w:rsidR="006A7B85" w:rsidRDefault="006A7B85">
      <w:pPr>
        <w:pStyle w:val="TOC1"/>
        <w:tabs>
          <w:tab w:val="left" w:pos="660"/>
          <w:tab w:val="right" w:pos="9017"/>
        </w:tabs>
        <w:rPr>
          <w:rFonts w:asciiTheme="minorHAnsi" w:eastAsiaTheme="minorEastAsia" w:hAnsiTheme="minorHAnsi" w:cstheme="minorBidi"/>
          <w:noProof/>
          <w:sz w:val="22"/>
          <w:szCs w:val="22"/>
          <w:lang w:eastAsia="en-GB"/>
        </w:rPr>
      </w:pPr>
      <w:hyperlink w:anchor="_Toc169004945" w:history="1">
        <w:r w:rsidRPr="00CC0C1E">
          <w:rPr>
            <w:rStyle w:val="Hyperlink"/>
            <w:noProof/>
          </w:rPr>
          <w:t>8.6.</w:t>
        </w:r>
        <w:r>
          <w:rPr>
            <w:rFonts w:asciiTheme="minorHAnsi" w:eastAsiaTheme="minorEastAsia" w:hAnsiTheme="minorHAnsi" w:cstheme="minorBidi"/>
            <w:noProof/>
            <w:sz w:val="22"/>
            <w:szCs w:val="22"/>
            <w:lang w:eastAsia="en-GB"/>
          </w:rPr>
          <w:tab/>
        </w:r>
        <w:r w:rsidRPr="00CC0C1E">
          <w:rPr>
            <w:rStyle w:val="Hyperlink"/>
            <w:noProof/>
          </w:rPr>
          <w:t>FUNDING</w:t>
        </w:r>
        <w:r>
          <w:rPr>
            <w:noProof/>
            <w:webHidden/>
          </w:rPr>
          <w:tab/>
        </w:r>
        <w:r>
          <w:rPr>
            <w:noProof/>
            <w:webHidden/>
          </w:rPr>
          <w:fldChar w:fldCharType="begin"/>
        </w:r>
        <w:r>
          <w:rPr>
            <w:noProof/>
            <w:webHidden/>
          </w:rPr>
          <w:instrText xml:space="preserve"> PAGEREF _Toc169004945 \h </w:instrText>
        </w:r>
        <w:r>
          <w:rPr>
            <w:noProof/>
            <w:webHidden/>
          </w:rPr>
        </w:r>
        <w:r>
          <w:rPr>
            <w:noProof/>
            <w:webHidden/>
          </w:rPr>
          <w:fldChar w:fldCharType="separate"/>
        </w:r>
        <w:r>
          <w:rPr>
            <w:noProof/>
            <w:webHidden/>
          </w:rPr>
          <w:t>12</w:t>
        </w:r>
        <w:r>
          <w:rPr>
            <w:noProof/>
            <w:webHidden/>
          </w:rPr>
          <w:fldChar w:fldCharType="end"/>
        </w:r>
      </w:hyperlink>
    </w:p>
    <w:p w14:paraId="5981C7A9" w14:textId="75A9C225" w:rsidR="006A7B85" w:rsidRDefault="006A7B85">
      <w:pPr>
        <w:pStyle w:val="TOC1"/>
        <w:tabs>
          <w:tab w:val="left" w:pos="660"/>
          <w:tab w:val="right" w:pos="9017"/>
        </w:tabs>
        <w:rPr>
          <w:rFonts w:asciiTheme="minorHAnsi" w:eastAsiaTheme="minorEastAsia" w:hAnsiTheme="minorHAnsi" w:cstheme="minorBidi"/>
          <w:noProof/>
          <w:sz w:val="22"/>
          <w:szCs w:val="22"/>
          <w:lang w:eastAsia="en-GB"/>
        </w:rPr>
      </w:pPr>
      <w:hyperlink w:anchor="_Toc169004946" w:history="1">
        <w:r w:rsidRPr="00CC0C1E">
          <w:rPr>
            <w:rStyle w:val="Hyperlink"/>
            <w:noProof/>
          </w:rPr>
          <w:t>8.7.</w:t>
        </w:r>
        <w:r>
          <w:rPr>
            <w:rFonts w:asciiTheme="minorHAnsi" w:eastAsiaTheme="minorEastAsia" w:hAnsiTheme="minorHAnsi" w:cstheme="minorBidi"/>
            <w:noProof/>
            <w:sz w:val="22"/>
            <w:szCs w:val="22"/>
            <w:lang w:eastAsia="en-GB"/>
          </w:rPr>
          <w:tab/>
        </w:r>
        <w:r w:rsidRPr="00CC0C1E">
          <w:rPr>
            <w:rStyle w:val="Hyperlink"/>
            <w:noProof/>
          </w:rPr>
          <w:t>AUDITS</w:t>
        </w:r>
        <w:r>
          <w:rPr>
            <w:noProof/>
            <w:webHidden/>
          </w:rPr>
          <w:tab/>
        </w:r>
        <w:r>
          <w:rPr>
            <w:noProof/>
            <w:webHidden/>
          </w:rPr>
          <w:fldChar w:fldCharType="begin"/>
        </w:r>
        <w:r>
          <w:rPr>
            <w:noProof/>
            <w:webHidden/>
          </w:rPr>
          <w:instrText xml:space="preserve"> PAGEREF _Toc169004946 \h </w:instrText>
        </w:r>
        <w:r>
          <w:rPr>
            <w:noProof/>
            <w:webHidden/>
          </w:rPr>
        </w:r>
        <w:r>
          <w:rPr>
            <w:noProof/>
            <w:webHidden/>
          </w:rPr>
          <w:fldChar w:fldCharType="separate"/>
        </w:r>
        <w:r>
          <w:rPr>
            <w:noProof/>
            <w:webHidden/>
          </w:rPr>
          <w:t>12</w:t>
        </w:r>
        <w:r>
          <w:rPr>
            <w:noProof/>
            <w:webHidden/>
          </w:rPr>
          <w:fldChar w:fldCharType="end"/>
        </w:r>
      </w:hyperlink>
    </w:p>
    <w:p w14:paraId="62D57AB4" w14:textId="4E12D6EF" w:rsidR="006A7B85" w:rsidRDefault="006A7B85">
      <w:pPr>
        <w:pStyle w:val="TOC1"/>
        <w:tabs>
          <w:tab w:val="left" w:pos="480"/>
          <w:tab w:val="right" w:pos="9017"/>
        </w:tabs>
        <w:rPr>
          <w:rFonts w:asciiTheme="minorHAnsi" w:eastAsiaTheme="minorEastAsia" w:hAnsiTheme="minorHAnsi" w:cstheme="minorBidi"/>
          <w:noProof/>
          <w:sz w:val="22"/>
          <w:szCs w:val="22"/>
          <w:lang w:eastAsia="en-GB"/>
        </w:rPr>
      </w:pPr>
      <w:hyperlink w:anchor="_Toc169004947" w:history="1">
        <w:r w:rsidRPr="00CC0C1E">
          <w:rPr>
            <w:rStyle w:val="Hyperlink"/>
            <w:noProof/>
          </w:rPr>
          <w:t>9.</w:t>
        </w:r>
        <w:r>
          <w:rPr>
            <w:rFonts w:asciiTheme="minorHAnsi" w:eastAsiaTheme="minorEastAsia" w:hAnsiTheme="minorHAnsi" w:cstheme="minorBidi"/>
            <w:noProof/>
            <w:sz w:val="22"/>
            <w:szCs w:val="22"/>
            <w:lang w:eastAsia="en-GB"/>
          </w:rPr>
          <w:tab/>
        </w:r>
        <w:r w:rsidRPr="00CC0C1E">
          <w:rPr>
            <w:rStyle w:val="Hyperlink"/>
            <w:noProof/>
          </w:rPr>
          <w:t>STUDY MANAGEMENT</w:t>
        </w:r>
        <w:r>
          <w:rPr>
            <w:noProof/>
            <w:webHidden/>
          </w:rPr>
          <w:tab/>
        </w:r>
        <w:r>
          <w:rPr>
            <w:noProof/>
            <w:webHidden/>
          </w:rPr>
          <w:fldChar w:fldCharType="begin"/>
        </w:r>
        <w:r>
          <w:rPr>
            <w:noProof/>
            <w:webHidden/>
          </w:rPr>
          <w:instrText xml:space="preserve"> PAGEREF _Toc169004947 \h </w:instrText>
        </w:r>
        <w:r>
          <w:rPr>
            <w:noProof/>
            <w:webHidden/>
          </w:rPr>
        </w:r>
        <w:r>
          <w:rPr>
            <w:noProof/>
            <w:webHidden/>
          </w:rPr>
          <w:fldChar w:fldCharType="separate"/>
        </w:r>
        <w:r>
          <w:rPr>
            <w:noProof/>
            <w:webHidden/>
          </w:rPr>
          <w:t>12</w:t>
        </w:r>
        <w:r>
          <w:rPr>
            <w:noProof/>
            <w:webHidden/>
          </w:rPr>
          <w:fldChar w:fldCharType="end"/>
        </w:r>
      </w:hyperlink>
    </w:p>
    <w:p w14:paraId="32D14334" w14:textId="403A6949" w:rsidR="006A7B85" w:rsidRDefault="006A7B85">
      <w:pPr>
        <w:pStyle w:val="TOC1"/>
        <w:tabs>
          <w:tab w:val="left" w:pos="660"/>
          <w:tab w:val="right" w:pos="9017"/>
        </w:tabs>
        <w:rPr>
          <w:rFonts w:asciiTheme="minorHAnsi" w:eastAsiaTheme="minorEastAsia" w:hAnsiTheme="minorHAnsi" w:cstheme="minorBidi"/>
          <w:noProof/>
          <w:sz w:val="22"/>
          <w:szCs w:val="22"/>
          <w:lang w:eastAsia="en-GB"/>
        </w:rPr>
      </w:pPr>
      <w:hyperlink w:anchor="_Toc169004948" w:history="1">
        <w:r w:rsidRPr="001C32E0">
          <w:rPr>
            <w:rStyle w:val="Hyperlink"/>
            <w:noProof/>
          </w:rPr>
          <w:t>10.</w:t>
        </w:r>
        <w:r w:rsidRPr="00144F7D">
          <w:rPr>
            <w:rFonts w:asciiTheme="minorHAnsi" w:eastAsiaTheme="minorEastAsia" w:hAnsiTheme="minorHAnsi" w:cstheme="minorBidi"/>
            <w:noProof/>
            <w:sz w:val="22"/>
            <w:szCs w:val="22"/>
            <w:lang w:eastAsia="en-GB"/>
          </w:rPr>
          <w:tab/>
        </w:r>
        <w:r w:rsidRPr="001C32E0">
          <w:rPr>
            <w:rStyle w:val="Hyperlink"/>
            <w:noProof/>
          </w:rPr>
          <w:t>PUBLICATION POLICY</w:t>
        </w:r>
        <w:r w:rsidRPr="00144F7D">
          <w:rPr>
            <w:noProof/>
            <w:webHidden/>
          </w:rPr>
          <w:tab/>
        </w:r>
        <w:r w:rsidRPr="00144F7D">
          <w:rPr>
            <w:noProof/>
            <w:webHidden/>
          </w:rPr>
          <w:fldChar w:fldCharType="begin"/>
        </w:r>
        <w:r w:rsidRPr="001C32E0">
          <w:rPr>
            <w:noProof/>
            <w:webHidden/>
          </w:rPr>
          <w:instrText xml:space="preserve"> PAGEREF _Toc169004948 \h </w:instrText>
        </w:r>
        <w:r w:rsidRPr="00144F7D">
          <w:rPr>
            <w:noProof/>
            <w:webHidden/>
          </w:rPr>
        </w:r>
        <w:r w:rsidRPr="00144F7D">
          <w:rPr>
            <w:noProof/>
            <w:webHidden/>
          </w:rPr>
          <w:fldChar w:fldCharType="separate"/>
        </w:r>
        <w:r w:rsidRPr="00144F7D">
          <w:rPr>
            <w:noProof/>
            <w:webHidden/>
          </w:rPr>
          <w:t>12</w:t>
        </w:r>
        <w:r w:rsidRPr="00144F7D">
          <w:rPr>
            <w:noProof/>
            <w:webHidden/>
          </w:rPr>
          <w:fldChar w:fldCharType="end"/>
        </w:r>
      </w:hyperlink>
    </w:p>
    <w:p w14:paraId="210BE661" w14:textId="03981EC5" w:rsidR="006A7B85" w:rsidRDefault="006A7B85">
      <w:pPr>
        <w:pStyle w:val="TOC1"/>
        <w:tabs>
          <w:tab w:val="left" w:pos="660"/>
          <w:tab w:val="right" w:pos="9017"/>
        </w:tabs>
        <w:rPr>
          <w:rFonts w:asciiTheme="minorHAnsi" w:eastAsiaTheme="minorEastAsia" w:hAnsiTheme="minorHAnsi" w:cstheme="minorBidi"/>
          <w:noProof/>
          <w:sz w:val="22"/>
          <w:szCs w:val="22"/>
          <w:lang w:eastAsia="en-GB"/>
        </w:rPr>
      </w:pPr>
      <w:hyperlink w:anchor="_Toc169004949" w:history="1">
        <w:r w:rsidRPr="00CC0C1E">
          <w:rPr>
            <w:rStyle w:val="Hyperlink"/>
            <w:noProof/>
          </w:rPr>
          <w:t>11.</w:t>
        </w:r>
        <w:r>
          <w:rPr>
            <w:rFonts w:asciiTheme="minorHAnsi" w:eastAsiaTheme="minorEastAsia" w:hAnsiTheme="minorHAnsi" w:cstheme="minorBidi"/>
            <w:noProof/>
            <w:sz w:val="22"/>
            <w:szCs w:val="22"/>
            <w:lang w:eastAsia="en-GB"/>
          </w:rPr>
          <w:tab/>
        </w:r>
        <w:r w:rsidRPr="00CC0C1E">
          <w:rPr>
            <w:rStyle w:val="Hyperlink"/>
            <w:noProof/>
          </w:rPr>
          <w:t>REFERENCES</w:t>
        </w:r>
        <w:r>
          <w:rPr>
            <w:noProof/>
            <w:webHidden/>
          </w:rPr>
          <w:tab/>
        </w:r>
        <w:r>
          <w:rPr>
            <w:noProof/>
            <w:webHidden/>
          </w:rPr>
          <w:fldChar w:fldCharType="begin"/>
        </w:r>
        <w:r>
          <w:rPr>
            <w:noProof/>
            <w:webHidden/>
          </w:rPr>
          <w:instrText xml:space="preserve"> PAGEREF _Toc169004949 \h </w:instrText>
        </w:r>
        <w:r>
          <w:rPr>
            <w:noProof/>
            <w:webHidden/>
          </w:rPr>
        </w:r>
        <w:r>
          <w:rPr>
            <w:noProof/>
            <w:webHidden/>
          </w:rPr>
          <w:fldChar w:fldCharType="separate"/>
        </w:r>
        <w:r>
          <w:rPr>
            <w:noProof/>
            <w:webHidden/>
          </w:rPr>
          <w:t>12</w:t>
        </w:r>
        <w:r>
          <w:rPr>
            <w:noProof/>
            <w:webHidden/>
          </w:rPr>
          <w:fldChar w:fldCharType="end"/>
        </w:r>
      </w:hyperlink>
    </w:p>
    <w:p w14:paraId="6372A77C" w14:textId="5030651A" w:rsidR="00663512" w:rsidRDefault="00663512" w:rsidP="00663512">
      <w:pPr>
        <w:spacing w:before="120" w:after="120"/>
        <w:rPr>
          <w:sz w:val="28"/>
          <w:szCs w:val="28"/>
        </w:rPr>
      </w:pPr>
      <w:r w:rsidRPr="0051102F">
        <w:rPr>
          <w:sz w:val="28"/>
          <w:szCs w:val="28"/>
        </w:rPr>
        <w:fldChar w:fldCharType="end"/>
      </w:r>
    </w:p>
    <w:p w14:paraId="409036CF" w14:textId="7E6AEA66" w:rsidR="00BE7282" w:rsidRDefault="00BE7282" w:rsidP="00663512">
      <w:pPr>
        <w:spacing w:before="120" w:after="120"/>
        <w:rPr>
          <w:sz w:val="28"/>
          <w:szCs w:val="28"/>
        </w:rPr>
      </w:pPr>
    </w:p>
    <w:p w14:paraId="66AF4C14" w14:textId="77777777" w:rsidR="006A7B85" w:rsidRDefault="006A7B85" w:rsidP="00663512">
      <w:pPr>
        <w:spacing w:before="120" w:after="120"/>
        <w:rPr>
          <w:sz w:val="28"/>
          <w:szCs w:val="28"/>
        </w:rPr>
      </w:pPr>
    </w:p>
    <w:p w14:paraId="77937937" w14:textId="77777777" w:rsidR="00BE7282" w:rsidRDefault="00BE7282" w:rsidP="00663512">
      <w:pPr>
        <w:spacing w:before="120" w:after="120"/>
        <w:rPr>
          <w:sz w:val="28"/>
          <w:szCs w:val="28"/>
        </w:rPr>
      </w:pPr>
    </w:p>
    <w:p w14:paraId="6F9E20E6" w14:textId="77777777" w:rsidR="00BE7282" w:rsidRDefault="00BE7282" w:rsidP="00663512">
      <w:pPr>
        <w:spacing w:before="120" w:after="120"/>
        <w:rPr>
          <w:sz w:val="28"/>
          <w:szCs w:val="28"/>
        </w:rPr>
      </w:pPr>
    </w:p>
    <w:p w14:paraId="20610361" w14:textId="77777777" w:rsidR="00BE7282" w:rsidRDefault="00BE7282" w:rsidP="00663512">
      <w:pPr>
        <w:spacing w:before="120" w:after="120"/>
        <w:rPr>
          <w:sz w:val="28"/>
          <w:szCs w:val="28"/>
        </w:rPr>
      </w:pPr>
    </w:p>
    <w:p w14:paraId="44CB6266" w14:textId="77777777" w:rsidR="00BE7282" w:rsidRDefault="00BE7282" w:rsidP="00663512">
      <w:pPr>
        <w:spacing w:before="120" w:after="120"/>
        <w:rPr>
          <w:sz w:val="28"/>
          <w:szCs w:val="28"/>
        </w:rPr>
      </w:pPr>
    </w:p>
    <w:p w14:paraId="498ACBCE" w14:textId="77777777" w:rsidR="00663512" w:rsidRPr="005621D5" w:rsidRDefault="00663512" w:rsidP="00663512">
      <w:pPr>
        <w:spacing w:before="120" w:after="120"/>
        <w:rPr>
          <w:b/>
          <w:caps/>
          <w:sz w:val="28"/>
          <w:szCs w:val="28"/>
        </w:rPr>
      </w:pPr>
      <w:r w:rsidRPr="005621D5">
        <w:rPr>
          <w:b/>
          <w:caps/>
          <w:sz w:val="28"/>
          <w:szCs w:val="28"/>
        </w:rPr>
        <w:lastRenderedPageBreak/>
        <w:t>Glossary of Abbreviations</w:t>
      </w:r>
    </w:p>
    <w:tbl>
      <w:tblPr>
        <w:tblW w:w="9640" w:type="dxa"/>
        <w:tblInd w:w="-289"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1E0" w:firstRow="1" w:lastRow="1" w:firstColumn="1" w:lastColumn="1" w:noHBand="0" w:noVBand="0"/>
      </w:tblPr>
      <w:tblGrid>
        <w:gridCol w:w="2411"/>
        <w:gridCol w:w="7229"/>
      </w:tblGrid>
      <w:tr w:rsidR="0026212A" w:rsidRPr="00076784" w14:paraId="5FF3E958" w14:textId="77777777" w:rsidTr="0026212A">
        <w:tc>
          <w:tcPr>
            <w:tcW w:w="2411" w:type="dxa"/>
          </w:tcPr>
          <w:p w14:paraId="2AC01316" w14:textId="76B76242" w:rsidR="0026212A" w:rsidRPr="00076784" w:rsidRDefault="0026212A" w:rsidP="0026212A">
            <w:pPr>
              <w:rPr>
                <w:sz w:val="28"/>
                <w:szCs w:val="28"/>
              </w:rPr>
            </w:pPr>
            <w:r>
              <w:rPr>
                <w:sz w:val="28"/>
                <w:szCs w:val="28"/>
              </w:rPr>
              <w:t>NHS</w:t>
            </w:r>
          </w:p>
        </w:tc>
        <w:tc>
          <w:tcPr>
            <w:tcW w:w="7229" w:type="dxa"/>
          </w:tcPr>
          <w:p w14:paraId="25A90364" w14:textId="74416BD2" w:rsidR="0026212A" w:rsidRPr="00076784" w:rsidRDefault="0026212A" w:rsidP="0026212A">
            <w:pPr>
              <w:rPr>
                <w:sz w:val="28"/>
                <w:szCs w:val="28"/>
              </w:rPr>
            </w:pPr>
            <w:r>
              <w:rPr>
                <w:sz w:val="28"/>
                <w:szCs w:val="28"/>
              </w:rPr>
              <w:t>National Health Service</w:t>
            </w:r>
          </w:p>
        </w:tc>
      </w:tr>
      <w:tr w:rsidR="0026212A" w:rsidRPr="00076784" w14:paraId="1D777B1A" w14:textId="77777777" w:rsidTr="0026212A">
        <w:tc>
          <w:tcPr>
            <w:tcW w:w="2411" w:type="dxa"/>
          </w:tcPr>
          <w:p w14:paraId="2B4BC2E4" w14:textId="0CD23C39" w:rsidR="0026212A" w:rsidRPr="00076784" w:rsidRDefault="0026212A" w:rsidP="0026212A">
            <w:pPr>
              <w:rPr>
                <w:sz w:val="28"/>
                <w:szCs w:val="28"/>
              </w:rPr>
            </w:pPr>
            <w:r>
              <w:rPr>
                <w:sz w:val="28"/>
                <w:szCs w:val="28"/>
              </w:rPr>
              <w:t>NIHR</w:t>
            </w:r>
          </w:p>
        </w:tc>
        <w:tc>
          <w:tcPr>
            <w:tcW w:w="7229" w:type="dxa"/>
          </w:tcPr>
          <w:p w14:paraId="14806A37" w14:textId="785CFD97" w:rsidR="0026212A" w:rsidRPr="00076784" w:rsidRDefault="0026212A" w:rsidP="0026212A">
            <w:pPr>
              <w:rPr>
                <w:sz w:val="28"/>
                <w:szCs w:val="28"/>
              </w:rPr>
            </w:pPr>
            <w:r>
              <w:rPr>
                <w:sz w:val="28"/>
                <w:szCs w:val="28"/>
              </w:rPr>
              <w:t>National Institute of Health Research</w:t>
            </w:r>
          </w:p>
        </w:tc>
      </w:tr>
      <w:tr w:rsidR="0026212A" w:rsidRPr="00076784" w14:paraId="318CD992" w14:textId="77777777" w:rsidTr="0026212A">
        <w:tc>
          <w:tcPr>
            <w:tcW w:w="2411" w:type="dxa"/>
          </w:tcPr>
          <w:p w14:paraId="0BBA53FD" w14:textId="566B0791" w:rsidR="0026212A" w:rsidRPr="00076784" w:rsidRDefault="0026212A" w:rsidP="0026212A">
            <w:pPr>
              <w:rPr>
                <w:sz w:val="28"/>
                <w:szCs w:val="28"/>
              </w:rPr>
            </w:pPr>
            <w:r>
              <w:rPr>
                <w:sz w:val="28"/>
                <w:szCs w:val="28"/>
              </w:rPr>
              <w:t>HRA</w:t>
            </w:r>
          </w:p>
        </w:tc>
        <w:tc>
          <w:tcPr>
            <w:tcW w:w="7229" w:type="dxa"/>
          </w:tcPr>
          <w:p w14:paraId="0634C597" w14:textId="4E9477F0" w:rsidR="0026212A" w:rsidRPr="00076784" w:rsidRDefault="0026212A" w:rsidP="0026212A">
            <w:pPr>
              <w:rPr>
                <w:sz w:val="28"/>
                <w:szCs w:val="28"/>
              </w:rPr>
            </w:pPr>
            <w:r>
              <w:rPr>
                <w:sz w:val="28"/>
                <w:szCs w:val="28"/>
              </w:rPr>
              <w:t xml:space="preserve">Health Research Authority </w:t>
            </w:r>
          </w:p>
        </w:tc>
      </w:tr>
      <w:tr w:rsidR="003C0A1A" w:rsidRPr="00076784" w14:paraId="1C0394C8" w14:textId="77777777" w:rsidTr="0026212A">
        <w:tc>
          <w:tcPr>
            <w:tcW w:w="2411" w:type="dxa"/>
          </w:tcPr>
          <w:p w14:paraId="4EEAF850" w14:textId="29E439E9" w:rsidR="003C0A1A" w:rsidRDefault="003C0A1A" w:rsidP="0026212A">
            <w:pPr>
              <w:rPr>
                <w:sz w:val="28"/>
                <w:szCs w:val="28"/>
              </w:rPr>
            </w:pPr>
            <w:r>
              <w:rPr>
                <w:sz w:val="28"/>
                <w:szCs w:val="28"/>
              </w:rPr>
              <w:t>ICHT</w:t>
            </w:r>
          </w:p>
        </w:tc>
        <w:tc>
          <w:tcPr>
            <w:tcW w:w="7229" w:type="dxa"/>
          </w:tcPr>
          <w:p w14:paraId="2744F8A5" w14:textId="1B69CEEC" w:rsidR="003C0A1A" w:rsidRDefault="003C0A1A" w:rsidP="0026212A">
            <w:pPr>
              <w:rPr>
                <w:sz w:val="28"/>
                <w:szCs w:val="28"/>
              </w:rPr>
            </w:pPr>
            <w:r w:rsidRPr="003C0A1A">
              <w:rPr>
                <w:sz w:val="28"/>
                <w:szCs w:val="28"/>
              </w:rPr>
              <w:t>Imperial College Healthcare NHS Trust</w:t>
            </w:r>
          </w:p>
        </w:tc>
      </w:tr>
      <w:tr w:rsidR="0026212A" w:rsidRPr="00076784" w14:paraId="6259A54C" w14:textId="77777777" w:rsidTr="0026212A">
        <w:tc>
          <w:tcPr>
            <w:tcW w:w="2411" w:type="dxa"/>
          </w:tcPr>
          <w:p w14:paraId="011CA72A" w14:textId="055AC299" w:rsidR="0026212A" w:rsidRPr="00076784" w:rsidRDefault="0026212A" w:rsidP="0026212A">
            <w:pPr>
              <w:rPr>
                <w:sz w:val="28"/>
                <w:szCs w:val="28"/>
              </w:rPr>
            </w:pPr>
            <w:r>
              <w:rPr>
                <w:sz w:val="28"/>
                <w:szCs w:val="28"/>
              </w:rPr>
              <w:t>PACS</w:t>
            </w:r>
          </w:p>
        </w:tc>
        <w:tc>
          <w:tcPr>
            <w:tcW w:w="7229" w:type="dxa"/>
          </w:tcPr>
          <w:p w14:paraId="4345A863" w14:textId="05E80D6D" w:rsidR="0026212A" w:rsidRPr="00076784" w:rsidRDefault="0026212A" w:rsidP="0026212A">
            <w:pPr>
              <w:rPr>
                <w:sz w:val="28"/>
                <w:szCs w:val="28"/>
              </w:rPr>
            </w:pPr>
            <w:r>
              <w:rPr>
                <w:sz w:val="28"/>
                <w:szCs w:val="28"/>
              </w:rPr>
              <w:t>Picture Archiving and Communication System</w:t>
            </w:r>
          </w:p>
        </w:tc>
      </w:tr>
      <w:tr w:rsidR="0026212A" w:rsidRPr="00076784" w14:paraId="39C4A9D0" w14:textId="77777777" w:rsidTr="0026212A">
        <w:tc>
          <w:tcPr>
            <w:tcW w:w="2411" w:type="dxa"/>
          </w:tcPr>
          <w:p w14:paraId="242736EB" w14:textId="3257B7A9" w:rsidR="0026212A" w:rsidRPr="00076784" w:rsidRDefault="0026212A" w:rsidP="0026212A">
            <w:pPr>
              <w:rPr>
                <w:sz w:val="28"/>
                <w:szCs w:val="28"/>
              </w:rPr>
            </w:pPr>
            <w:r>
              <w:rPr>
                <w:sz w:val="28"/>
                <w:szCs w:val="28"/>
              </w:rPr>
              <w:t>Research PACS</w:t>
            </w:r>
          </w:p>
        </w:tc>
        <w:tc>
          <w:tcPr>
            <w:tcW w:w="7229" w:type="dxa"/>
          </w:tcPr>
          <w:p w14:paraId="0F7294D7" w14:textId="6A2D968C" w:rsidR="0026212A" w:rsidRPr="00076784" w:rsidRDefault="0026212A" w:rsidP="0026212A">
            <w:pPr>
              <w:rPr>
                <w:sz w:val="28"/>
                <w:szCs w:val="28"/>
              </w:rPr>
            </w:pPr>
            <w:r>
              <w:rPr>
                <w:sz w:val="28"/>
                <w:szCs w:val="28"/>
              </w:rPr>
              <w:t>Research Picture Archiving and Communication System</w:t>
            </w:r>
          </w:p>
        </w:tc>
      </w:tr>
      <w:tr w:rsidR="003C0A1A" w:rsidRPr="00076784" w14:paraId="0DDC71E8" w14:textId="77777777" w:rsidTr="0026212A">
        <w:tc>
          <w:tcPr>
            <w:tcW w:w="2411" w:type="dxa"/>
          </w:tcPr>
          <w:p w14:paraId="234BD2EF" w14:textId="15173CB4" w:rsidR="003C0A1A" w:rsidRPr="00076784" w:rsidRDefault="003C0A1A" w:rsidP="003C0A1A">
            <w:pPr>
              <w:rPr>
                <w:sz w:val="28"/>
                <w:szCs w:val="28"/>
              </w:rPr>
            </w:pPr>
            <w:r>
              <w:rPr>
                <w:sz w:val="28"/>
                <w:szCs w:val="28"/>
              </w:rPr>
              <w:t>ICHT</w:t>
            </w:r>
          </w:p>
        </w:tc>
        <w:tc>
          <w:tcPr>
            <w:tcW w:w="7229" w:type="dxa"/>
          </w:tcPr>
          <w:p w14:paraId="2EE7CE27" w14:textId="37809318" w:rsidR="003C0A1A" w:rsidRPr="00076784" w:rsidRDefault="003C0A1A" w:rsidP="003C0A1A">
            <w:pPr>
              <w:rPr>
                <w:sz w:val="28"/>
                <w:szCs w:val="28"/>
              </w:rPr>
            </w:pPr>
            <w:r w:rsidRPr="00A5400F">
              <w:rPr>
                <w:sz w:val="28"/>
                <w:szCs w:val="28"/>
              </w:rPr>
              <w:t>Imperial College Healthcare NHS Trust</w:t>
            </w:r>
          </w:p>
        </w:tc>
      </w:tr>
      <w:tr w:rsidR="003C0A1A" w:rsidRPr="00076784" w14:paraId="4A7307D3" w14:textId="77777777" w:rsidTr="0026212A">
        <w:tc>
          <w:tcPr>
            <w:tcW w:w="2411" w:type="dxa"/>
          </w:tcPr>
          <w:p w14:paraId="5D0A8C8C" w14:textId="5A97C10E" w:rsidR="003C0A1A" w:rsidRPr="00076784" w:rsidRDefault="003C0A1A" w:rsidP="003C0A1A">
            <w:pPr>
              <w:rPr>
                <w:sz w:val="28"/>
                <w:szCs w:val="28"/>
              </w:rPr>
            </w:pPr>
            <w:r>
              <w:rPr>
                <w:sz w:val="28"/>
                <w:szCs w:val="28"/>
              </w:rPr>
              <w:t>RE</w:t>
            </w:r>
          </w:p>
        </w:tc>
        <w:tc>
          <w:tcPr>
            <w:tcW w:w="7229" w:type="dxa"/>
          </w:tcPr>
          <w:p w14:paraId="78BECAB2" w14:textId="0AD61EEA" w:rsidR="003C0A1A" w:rsidRPr="00076784" w:rsidRDefault="003C0A1A" w:rsidP="003C0A1A">
            <w:pPr>
              <w:rPr>
                <w:sz w:val="28"/>
                <w:szCs w:val="28"/>
              </w:rPr>
            </w:pPr>
            <w:r w:rsidRPr="00A5400F">
              <w:rPr>
                <w:sz w:val="28"/>
                <w:szCs w:val="28"/>
              </w:rPr>
              <w:t>Radiomics Enabler</w:t>
            </w:r>
          </w:p>
        </w:tc>
      </w:tr>
      <w:tr w:rsidR="003C0A1A" w:rsidRPr="00076784" w14:paraId="0F44ECC5" w14:textId="77777777" w:rsidTr="0026212A">
        <w:tc>
          <w:tcPr>
            <w:tcW w:w="2411" w:type="dxa"/>
          </w:tcPr>
          <w:p w14:paraId="39FFF88D" w14:textId="536CAEE7" w:rsidR="003C0A1A" w:rsidRPr="00076784" w:rsidRDefault="003C0A1A" w:rsidP="003C0A1A">
            <w:pPr>
              <w:rPr>
                <w:sz w:val="28"/>
                <w:szCs w:val="28"/>
              </w:rPr>
            </w:pPr>
            <w:r>
              <w:rPr>
                <w:sz w:val="28"/>
                <w:szCs w:val="28"/>
              </w:rPr>
              <w:t>CTP</w:t>
            </w:r>
          </w:p>
        </w:tc>
        <w:tc>
          <w:tcPr>
            <w:tcW w:w="7229" w:type="dxa"/>
          </w:tcPr>
          <w:p w14:paraId="2BEF1D54" w14:textId="0B7EC118" w:rsidR="003C0A1A" w:rsidRPr="00076784" w:rsidRDefault="003C0A1A" w:rsidP="003C0A1A">
            <w:pPr>
              <w:rPr>
                <w:sz w:val="28"/>
                <w:szCs w:val="28"/>
              </w:rPr>
            </w:pPr>
            <w:r>
              <w:rPr>
                <w:sz w:val="28"/>
                <w:szCs w:val="28"/>
              </w:rPr>
              <w:t xml:space="preserve">Clinical Trials Processor </w:t>
            </w:r>
          </w:p>
        </w:tc>
      </w:tr>
      <w:tr w:rsidR="003C0A1A" w:rsidRPr="00076784" w14:paraId="7ED2382E" w14:textId="77777777" w:rsidTr="0026212A">
        <w:tc>
          <w:tcPr>
            <w:tcW w:w="2411" w:type="dxa"/>
          </w:tcPr>
          <w:p w14:paraId="5F4A28FF" w14:textId="63B11505" w:rsidR="003C0A1A" w:rsidRPr="00076784" w:rsidRDefault="003C0A1A" w:rsidP="003C0A1A">
            <w:pPr>
              <w:rPr>
                <w:sz w:val="28"/>
                <w:szCs w:val="28"/>
              </w:rPr>
            </w:pPr>
            <w:r>
              <w:rPr>
                <w:sz w:val="28"/>
                <w:szCs w:val="28"/>
              </w:rPr>
              <w:t>AI</w:t>
            </w:r>
          </w:p>
        </w:tc>
        <w:tc>
          <w:tcPr>
            <w:tcW w:w="7229" w:type="dxa"/>
          </w:tcPr>
          <w:p w14:paraId="3B13B9F8" w14:textId="1B803F87" w:rsidR="003C0A1A" w:rsidRPr="00076784" w:rsidRDefault="003C0A1A" w:rsidP="003C0A1A">
            <w:pPr>
              <w:rPr>
                <w:sz w:val="28"/>
                <w:szCs w:val="28"/>
              </w:rPr>
            </w:pPr>
            <w:r>
              <w:rPr>
                <w:sz w:val="28"/>
                <w:szCs w:val="28"/>
              </w:rPr>
              <w:t xml:space="preserve">Artificial Intelligence </w:t>
            </w:r>
          </w:p>
        </w:tc>
      </w:tr>
      <w:tr w:rsidR="003C0A1A" w:rsidRPr="00076784" w14:paraId="0CC4EE3E" w14:textId="77777777" w:rsidTr="0026212A">
        <w:tc>
          <w:tcPr>
            <w:tcW w:w="2411" w:type="dxa"/>
          </w:tcPr>
          <w:p w14:paraId="61C23BCA" w14:textId="338E9380" w:rsidR="003C0A1A" w:rsidRPr="00076784" w:rsidRDefault="005B2E78" w:rsidP="003C0A1A">
            <w:pPr>
              <w:rPr>
                <w:sz w:val="28"/>
                <w:szCs w:val="28"/>
              </w:rPr>
            </w:pPr>
            <w:r w:rsidRPr="005B2E78">
              <w:rPr>
                <w:sz w:val="28"/>
                <w:szCs w:val="28"/>
              </w:rPr>
              <w:t>CXR</w:t>
            </w:r>
          </w:p>
        </w:tc>
        <w:tc>
          <w:tcPr>
            <w:tcW w:w="7229" w:type="dxa"/>
          </w:tcPr>
          <w:p w14:paraId="737C909E" w14:textId="7561D308" w:rsidR="003C0A1A" w:rsidRPr="00076784" w:rsidRDefault="005B2E78" w:rsidP="003C0A1A">
            <w:pPr>
              <w:rPr>
                <w:sz w:val="28"/>
                <w:szCs w:val="28"/>
              </w:rPr>
            </w:pPr>
            <w:r>
              <w:rPr>
                <w:sz w:val="28"/>
                <w:szCs w:val="28"/>
              </w:rPr>
              <w:t>C</w:t>
            </w:r>
            <w:r w:rsidRPr="005B2E78">
              <w:rPr>
                <w:sz w:val="28"/>
                <w:szCs w:val="28"/>
              </w:rPr>
              <w:t>hest radiography</w:t>
            </w:r>
          </w:p>
        </w:tc>
      </w:tr>
      <w:tr w:rsidR="005B2E78" w:rsidRPr="00076784" w14:paraId="6B1A8A64" w14:textId="77777777" w:rsidTr="0026212A">
        <w:tc>
          <w:tcPr>
            <w:tcW w:w="2411" w:type="dxa"/>
          </w:tcPr>
          <w:p w14:paraId="73863990" w14:textId="6D871BA2" w:rsidR="005B2E78" w:rsidRPr="005B2E78" w:rsidRDefault="005B2E78" w:rsidP="005B2E78">
            <w:pPr>
              <w:rPr>
                <w:sz w:val="28"/>
                <w:szCs w:val="28"/>
              </w:rPr>
            </w:pPr>
            <w:r>
              <w:rPr>
                <w:sz w:val="28"/>
                <w:szCs w:val="28"/>
              </w:rPr>
              <w:t>CT</w:t>
            </w:r>
          </w:p>
        </w:tc>
        <w:tc>
          <w:tcPr>
            <w:tcW w:w="7229" w:type="dxa"/>
          </w:tcPr>
          <w:p w14:paraId="7F5B42B1" w14:textId="733BF4EF" w:rsidR="005B2E78" w:rsidRDefault="005B2E78" w:rsidP="005B2E78">
            <w:pPr>
              <w:rPr>
                <w:sz w:val="28"/>
                <w:szCs w:val="28"/>
              </w:rPr>
            </w:pPr>
            <w:r>
              <w:rPr>
                <w:sz w:val="28"/>
                <w:szCs w:val="28"/>
              </w:rPr>
              <w:t xml:space="preserve">Computed tomography </w:t>
            </w:r>
          </w:p>
        </w:tc>
      </w:tr>
      <w:tr w:rsidR="005B2E78" w:rsidRPr="00076784" w14:paraId="728519F8" w14:textId="77777777" w:rsidTr="0026212A">
        <w:tc>
          <w:tcPr>
            <w:tcW w:w="2411" w:type="dxa"/>
          </w:tcPr>
          <w:p w14:paraId="79F48947" w14:textId="7AE9790A" w:rsidR="005B2E78" w:rsidRPr="00076784" w:rsidRDefault="005B2E78" w:rsidP="005B2E78">
            <w:pPr>
              <w:rPr>
                <w:sz w:val="28"/>
                <w:szCs w:val="28"/>
              </w:rPr>
            </w:pPr>
            <w:r>
              <w:rPr>
                <w:sz w:val="28"/>
                <w:szCs w:val="28"/>
              </w:rPr>
              <w:t>FDS</w:t>
            </w:r>
          </w:p>
        </w:tc>
        <w:tc>
          <w:tcPr>
            <w:tcW w:w="7229" w:type="dxa"/>
          </w:tcPr>
          <w:p w14:paraId="354350F2" w14:textId="7BA4162E" w:rsidR="005B2E78" w:rsidRPr="00076784" w:rsidRDefault="005B2E78" w:rsidP="005B2E78">
            <w:pPr>
              <w:rPr>
                <w:sz w:val="28"/>
                <w:szCs w:val="28"/>
              </w:rPr>
            </w:pPr>
            <w:r w:rsidRPr="005B2E78">
              <w:rPr>
                <w:sz w:val="28"/>
                <w:szCs w:val="28"/>
              </w:rPr>
              <w:t>Faster Diagnostic Standard</w:t>
            </w:r>
          </w:p>
        </w:tc>
      </w:tr>
      <w:tr w:rsidR="005B2E78" w:rsidRPr="00076784" w14:paraId="79EBF2A7" w14:textId="77777777" w:rsidTr="0026212A">
        <w:tc>
          <w:tcPr>
            <w:tcW w:w="2411" w:type="dxa"/>
          </w:tcPr>
          <w:p w14:paraId="774238ED" w14:textId="77777777" w:rsidR="005B2E78" w:rsidRPr="00076784" w:rsidRDefault="005B2E78" w:rsidP="005B2E78">
            <w:pPr>
              <w:rPr>
                <w:sz w:val="28"/>
                <w:szCs w:val="28"/>
              </w:rPr>
            </w:pPr>
          </w:p>
        </w:tc>
        <w:tc>
          <w:tcPr>
            <w:tcW w:w="7229" w:type="dxa"/>
          </w:tcPr>
          <w:p w14:paraId="428EC36D" w14:textId="77777777" w:rsidR="005B2E78" w:rsidRPr="00076784" w:rsidRDefault="005B2E78" w:rsidP="005B2E78">
            <w:pPr>
              <w:rPr>
                <w:sz w:val="28"/>
                <w:szCs w:val="28"/>
              </w:rPr>
            </w:pPr>
          </w:p>
        </w:tc>
      </w:tr>
      <w:tr w:rsidR="005B2E78" w:rsidRPr="00076784" w14:paraId="4473E613" w14:textId="77777777" w:rsidTr="0026212A">
        <w:tc>
          <w:tcPr>
            <w:tcW w:w="2411" w:type="dxa"/>
          </w:tcPr>
          <w:p w14:paraId="6BC8EA80" w14:textId="77777777" w:rsidR="005B2E78" w:rsidRPr="00076784" w:rsidRDefault="005B2E78" w:rsidP="005B2E78">
            <w:pPr>
              <w:rPr>
                <w:sz w:val="28"/>
                <w:szCs w:val="28"/>
              </w:rPr>
            </w:pPr>
          </w:p>
        </w:tc>
        <w:tc>
          <w:tcPr>
            <w:tcW w:w="7229" w:type="dxa"/>
          </w:tcPr>
          <w:p w14:paraId="15D917D4" w14:textId="77777777" w:rsidR="005B2E78" w:rsidRPr="00076784" w:rsidRDefault="005B2E78" w:rsidP="005B2E78">
            <w:pPr>
              <w:rPr>
                <w:sz w:val="28"/>
                <w:szCs w:val="28"/>
              </w:rPr>
            </w:pPr>
          </w:p>
        </w:tc>
      </w:tr>
      <w:tr w:rsidR="005B2E78" w:rsidRPr="00076784" w14:paraId="14727F5A" w14:textId="77777777" w:rsidTr="0026212A">
        <w:tc>
          <w:tcPr>
            <w:tcW w:w="2411" w:type="dxa"/>
          </w:tcPr>
          <w:p w14:paraId="2D4E3A60" w14:textId="77777777" w:rsidR="005B2E78" w:rsidRPr="00076784" w:rsidRDefault="005B2E78" w:rsidP="005B2E78">
            <w:pPr>
              <w:rPr>
                <w:sz w:val="28"/>
                <w:szCs w:val="28"/>
              </w:rPr>
            </w:pPr>
          </w:p>
        </w:tc>
        <w:tc>
          <w:tcPr>
            <w:tcW w:w="7229" w:type="dxa"/>
          </w:tcPr>
          <w:p w14:paraId="2D2235B0" w14:textId="77777777" w:rsidR="005B2E78" w:rsidRPr="00076784" w:rsidRDefault="005B2E78" w:rsidP="005B2E78">
            <w:pPr>
              <w:rPr>
                <w:sz w:val="28"/>
                <w:szCs w:val="28"/>
              </w:rPr>
            </w:pPr>
          </w:p>
        </w:tc>
      </w:tr>
      <w:tr w:rsidR="005B2E78" w:rsidRPr="00076784" w14:paraId="7B8935DA" w14:textId="77777777" w:rsidTr="0026212A">
        <w:tc>
          <w:tcPr>
            <w:tcW w:w="2411" w:type="dxa"/>
          </w:tcPr>
          <w:p w14:paraId="078C4E14" w14:textId="77777777" w:rsidR="005B2E78" w:rsidRPr="00076784" w:rsidRDefault="005B2E78" w:rsidP="005B2E78">
            <w:pPr>
              <w:rPr>
                <w:sz w:val="28"/>
                <w:szCs w:val="28"/>
              </w:rPr>
            </w:pPr>
          </w:p>
        </w:tc>
        <w:tc>
          <w:tcPr>
            <w:tcW w:w="7229" w:type="dxa"/>
          </w:tcPr>
          <w:p w14:paraId="2C9C1974" w14:textId="77777777" w:rsidR="005B2E78" w:rsidRPr="00076784" w:rsidRDefault="005B2E78" w:rsidP="005B2E78">
            <w:pPr>
              <w:rPr>
                <w:sz w:val="28"/>
                <w:szCs w:val="28"/>
              </w:rPr>
            </w:pPr>
          </w:p>
        </w:tc>
      </w:tr>
      <w:tr w:rsidR="005B2E78" w:rsidRPr="00076784" w14:paraId="60177F19" w14:textId="77777777" w:rsidTr="0026212A">
        <w:tc>
          <w:tcPr>
            <w:tcW w:w="2411" w:type="dxa"/>
          </w:tcPr>
          <w:p w14:paraId="59E3EDAC" w14:textId="77777777" w:rsidR="005B2E78" w:rsidRPr="00076784" w:rsidRDefault="005B2E78" w:rsidP="005B2E78">
            <w:pPr>
              <w:rPr>
                <w:sz w:val="28"/>
                <w:szCs w:val="28"/>
              </w:rPr>
            </w:pPr>
          </w:p>
        </w:tc>
        <w:tc>
          <w:tcPr>
            <w:tcW w:w="7229" w:type="dxa"/>
          </w:tcPr>
          <w:p w14:paraId="1821B488" w14:textId="77777777" w:rsidR="005B2E78" w:rsidRPr="00076784" w:rsidRDefault="005B2E78" w:rsidP="005B2E78">
            <w:pPr>
              <w:rPr>
                <w:sz w:val="28"/>
                <w:szCs w:val="28"/>
              </w:rPr>
            </w:pPr>
          </w:p>
        </w:tc>
      </w:tr>
      <w:tr w:rsidR="005B2E78" w:rsidRPr="00076784" w14:paraId="591728D8" w14:textId="77777777" w:rsidTr="0026212A">
        <w:tc>
          <w:tcPr>
            <w:tcW w:w="2411" w:type="dxa"/>
          </w:tcPr>
          <w:p w14:paraId="0073DD0B" w14:textId="77777777" w:rsidR="005B2E78" w:rsidRPr="00076784" w:rsidRDefault="005B2E78" w:rsidP="005B2E78">
            <w:pPr>
              <w:rPr>
                <w:sz w:val="28"/>
                <w:szCs w:val="28"/>
              </w:rPr>
            </w:pPr>
          </w:p>
        </w:tc>
        <w:tc>
          <w:tcPr>
            <w:tcW w:w="7229" w:type="dxa"/>
          </w:tcPr>
          <w:p w14:paraId="77F3A53E" w14:textId="77777777" w:rsidR="005B2E78" w:rsidRPr="00076784" w:rsidRDefault="005B2E78" w:rsidP="005B2E78">
            <w:pPr>
              <w:rPr>
                <w:sz w:val="28"/>
                <w:szCs w:val="28"/>
              </w:rPr>
            </w:pPr>
          </w:p>
        </w:tc>
      </w:tr>
      <w:tr w:rsidR="005B2E78" w:rsidRPr="00076784" w14:paraId="321BE031" w14:textId="77777777" w:rsidTr="0026212A">
        <w:tc>
          <w:tcPr>
            <w:tcW w:w="2411" w:type="dxa"/>
          </w:tcPr>
          <w:p w14:paraId="6886CC72" w14:textId="77777777" w:rsidR="005B2E78" w:rsidRPr="00076784" w:rsidRDefault="005B2E78" w:rsidP="005B2E78">
            <w:pPr>
              <w:rPr>
                <w:sz w:val="28"/>
                <w:szCs w:val="28"/>
              </w:rPr>
            </w:pPr>
          </w:p>
        </w:tc>
        <w:tc>
          <w:tcPr>
            <w:tcW w:w="7229" w:type="dxa"/>
          </w:tcPr>
          <w:p w14:paraId="165E136C" w14:textId="77777777" w:rsidR="005B2E78" w:rsidRPr="00076784" w:rsidRDefault="005B2E78" w:rsidP="005B2E78">
            <w:pPr>
              <w:rPr>
                <w:sz w:val="28"/>
                <w:szCs w:val="28"/>
              </w:rPr>
            </w:pPr>
          </w:p>
        </w:tc>
      </w:tr>
      <w:tr w:rsidR="005B2E78" w:rsidRPr="00076784" w14:paraId="2CBE5910" w14:textId="77777777" w:rsidTr="0026212A">
        <w:tc>
          <w:tcPr>
            <w:tcW w:w="2411" w:type="dxa"/>
          </w:tcPr>
          <w:p w14:paraId="727475FD" w14:textId="77777777" w:rsidR="005B2E78" w:rsidRPr="00076784" w:rsidRDefault="005B2E78" w:rsidP="005B2E78">
            <w:pPr>
              <w:rPr>
                <w:sz w:val="28"/>
                <w:szCs w:val="28"/>
              </w:rPr>
            </w:pPr>
          </w:p>
        </w:tc>
        <w:tc>
          <w:tcPr>
            <w:tcW w:w="7229" w:type="dxa"/>
          </w:tcPr>
          <w:p w14:paraId="78DF61F8" w14:textId="77777777" w:rsidR="005B2E78" w:rsidRPr="00076784" w:rsidRDefault="005B2E78" w:rsidP="005B2E78">
            <w:pPr>
              <w:rPr>
                <w:sz w:val="28"/>
                <w:szCs w:val="28"/>
              </w:rPr>
            </w:pPr>
          </w:p>
        </w:tc>
      </w:tr>
      <w:tr w:rsidR="005B2E78" w:rsidRPr="00076784" w14:paraId="25DF8374" w14:textId="77777777" w:rsidTr="0026212A">
        <w:tc>
          <w:tcPr>
            <w:tcW w:w="2411" w:type="dxa"/>
          </w:tcPr>
          <w:p w14:paraId="1D6B78EE" w14:textId="77777777" w:rsidR="005B2E78" w:rsidRPr="00076784" w:rsidRDefault="005B2E78" w:rsidP="005B2E78">
            <w:pPr>
              <w:rPr>
                <w:sz w:val="28"/>
                <w:szCs w:val="28"/>
              </w:rPr>
            </w:pPr>
          </w:p>
        </w:tc>
        <w:tc>
          <w:tcPr>
            <w:tcW w:w="7229" w:type="dxa"/>
          </w:tcPr>
          <w:p w14:paraId="3F0B0C31" w14:textId="77777777" w:rsidR="005B2E78" w:rsidRPr="00076784" w:rsidRDefault="005B2E78" w:rsidP="005B2E78">
            <w:pPr>
              <w:rPr>
                <w:sz w:val="28"/>
                <w:szCs w:val="28"/>
              </w:rPr>
            </w:pPr>
          </w:p>
        </w:tc>
      </w:tr>
      <w:tr w:rsidR="005B2E78" w:rsidRPr="00076784" w14:paraId="67D4843A" w14:textId="77777777" w:rsidTr="0026212A">
        <w:tc>
          <w:tcPr>
            <w:tcW w:w="2411" w:type="dxa"/>
          </w:tcPr>
          <w:p w14:paraId="0AC2AFD8" w14:textId="77777777" w:rsidR="005B2E78" w:rsidRPr="00076784" w:rsidRDefault="005B2E78" w:rsidP="005B2E78">
            <w:pPr>
              <w:rPr>
                <w:sz w:val="28"/>
                <w:szCs w:val="28"/>
              </w:rPr>
            </w:pPr>
          </w:p>
        </w:tc>
        <w:tc>
          <w:tcPr>
            <w:tcW w:w="7229" w:type="dxa"/>
          </w:tcPr>
          <w:p w14:paraId="69E09582" w14:textId="77777777" w:rsidR="005B2E78" w:rsidRPr="00076784" w:rsidRDefault="005B2E78" w:rsidP="005B2E78">
            <w:pPr>
              <w:rPr>
                <w:sz w:val="28"/>
                <w:szCs w:val="28"/>
              </w:rPr>
            </w:pPr>
          </w:p>
        </w:tc>
      </w:tr>
      <w:tr w:rsidR="005B2E78" w:rsidRPr="00076784" w14:paraId="64EB0841" w14:textId="77777777" w:rsidTr="0026212A">
        <w:tc>
          <w:tcPr>
            <w:tcW w:w="2411" w:type="dxa"/>
          </w:tcPr>
          <w:p w14:paraId="5EE18367" w14:textId="77777777" w:rsidR="005B2E78" w:rsidRPr="00076784" w:rsidRDefault="005B2E78" w:rsidP="005B2E78">
            <w:pPr>
              <w:rPr>
                <w:sz w:val="28"/>
                <w:szCs w:val="28"/>
              </w:rPr>
            </w:pPr>
          </w:p>
        </w:tc>
        <w:tc>
          <w:tcPr>
            <w:tcW w:w="7229" w:type="dxa"/>
          </w:tcPr>
          <w:p w14:paraId="0C7AFA8F" w14:textId="77777777" w:rsidR="005B2E78" w:rsidRPr="00076784" w:rsidRDefault="005B2E78" w:rsidP="005B2E78">
            <w:pPr>
              <w:rPr>
                <w:sz w:val="28"/>
                <w:szCs w:val="28"/>
              </w:rPr>
            </w:pPr>
          </w:p>
        </w:tc>
      </w:tr>
      <w:tr w:rsidR="005B2E78" w:rsidRPr="00076784" w14:paraId="30A73D19" w14:textId="77777777" w:rsidTr="0026212A">
        <w:tc>
          <w:tcPr>
            <w:tcW w:w="2411" w:type="dxa"/>
          </w:tcPr>
          <w:p w14:paraId="27A88A52" w14:textId="77777777" w:rsidR="005B2E78" w:rsidRPr="00076784" w:rsidRDefault="005B2E78" w:rsidP="005B2E78">
            <w:pPr>
              <w:rPr>
                <w:sz w:val="28"/>
                <w:szCs w:val="28"/>
              </w:rPr>
            </w:pPr>
          </w:p>
        </w:tc>
        <w:tc>
          <w:tcPr>
            <w:tcW w:w="7229" w:type="dxa"/>
          </w:tcPr>
          <w:p w14:paraId="07CF2410" w14:textId="77777777" w:rsidR="005B2E78" w:rsidRPr="00076784" w:rsidRDefault="005B2E78" w:rsidP="005B2E78">
            <w:pPr>
              <w:rPr>
                <w:sz w:val="28"/>
                <w:szCs w:val="28"/>
              </w:rPr>
            </w:pPr>
          </w:p>
        </w:tc>
      </w:tr>
      <w:tr w:rsidR="005B2E78" w:rsidRPr="00076784" w14:paraId="68B708D4" w14:textId="77777777" w:rsidTr="0026212A">
        <w:tc>
          <w:tcPr>
            <w:tcW w:w="2411" w:type="dxa"/>
          </w:tcPr>
          <w:p w14:paraId="1ADFC645" w14:textId="77777777" w:rsidR="005B2E78" w:rsidRPr="00076784" w:rsidRDefault="005B2E78" w:rsidP="005B2E78">
            <w:pPr>
              <w:rPr>
                <w:sz w:val="28"/>
                <w:szCs w:val="28"/>
              </w:rPr>
            </w:pPr>
          </w:p>
        </w:tc>
        <w:tc>
          <w:tcPr>
            <w:tcW w:w="7229" w:type="dxa"/>
          </w:tcPr>
          <w:p w14:paraId="15C604E9" w14:textId="77777777" w:rsidR="005B2E78" w:rsidRPr="00076784" w:rsidRDefault="005B2E78" w:rsidP="005B2E78">
            <w:pPr>
              <w:rPr>
                <w:sz w:val="28"/>
                <w:szCs w:val="28"/>
              </w:rPr>
            </w:pPr>
          </w:p>
        </w:tc>
      </w:tr>
      <w:tr w:rsidR="005B2E78" w:rsidRPr="00076784" w14:paraId="327EF510" w14:textId="77777777" w:rsidTr="0026212A">
        <w:tc>
          <w:tcPr>
            <w:tcW w:w="2411" w:type="dxa"/>
          </w:tcPr>
          <w:p w14:paraId="50DA90F8" w14:textId="77777777" w:rsidR="005B2E78" w:rsidRPr="00076784" w:rsidRDefault="005B2E78" w:rsidP="005B2E78">
            <w:pPr>
              <w:rPr>
                <w:sz w:val="28"/>
                <w:szCs w:val="28"/>
              </w:rPr>
            </w:pPr>
          </w:p>
        </w:tc>
        <w:tc>
          <w:tcPr>
            <w:tcW w:w="7229" w:type="dxa"/>
          </w:tcPr>
          <w:p w14:paraId="6BF85FC5" w14:textId="77777777" w:rsidR="005B2E78" w:rsidRPr="00076784" w:rsidRDefault="005B2E78" w:rsidP="005B2E78">
            <w:pPr>
              <w:rPr>
                <w:sz w:val="28"/>
                <w:szCs w:val="28"/>
              </w:rPr>
            </w:pPr>
          </w:p>
        </w:tc>
      </w:tr>
      <w:tr w:rsidR="005B2E78" w:rsidRPr="00076784" w14:paraId="247AEA1F" w14:textId="77777777" w:rsidTr="0026212A">
        <w:tc>
          <w:tcPr>
            <w:tcW w:w="2411" w:type="dxa"/>
          </w:tcPr>
          <w:p w14:paraId="4B8C4140" w14:textId="77777777" w:rsidR="005B2E78" w:rsidRPr="00076784" w:rsidRDefault="005B2E78" w:rsidP="005B2E78">
            <w:pPr>
              <w:rPr>
                <w:sz w:val="28"/>
                <w:szCs w:val="28"/>
              </w:rPr>
            </w:pPr>
          </w:p>
        </w:tc>
        <w:tc>
          <w:tcPr>
            <w:tcW w:w="7229" w:type="dxa"/>
          </w:tcPr>
          <w:p w14:paraId="5EB0174E" w14:textId="77777777" w:rsidR="005B2E78" w:rsidRPr="00076784" w:rsidRDefault="005B2E78" w:rsidP="005B2E78">
            <w:pPr>
              <w:rPr>
                <w:sz w:val="28"/>
                <w:szCs w:val="28"/>
              </w:rPr>
            </w:pPr>
          </w:p>
        </w:tc>
      </w:tr>
      <w:tr w:rsidR="005B2E78" w:rsidRPr="00076784" w14:paraId="69628ADC" w14:textId="77777777" w:rsidTr="0026212A">
        <w:tc>
          <w:tcPr>
            <w:tcW w:w="2411" w:type="dxa"/>
          </w:tcPr>
          <w:p w14:paraId="1A74787D" w14:textId="77777777" w:rsidR="005B2E78" w:rsidRPr="00076784" w:rsidRDefault="005B2E78" w:rsidP="005B2E78">
            <w:pPr>
              <w:rPr>
                <w:sz w:val="28"/>
                <w:szCs w:val="28"/>
              </w:rPr>
            </w:pPr>
          </w:p>
        </w:tc>
        <w:tc>
          <w:tcPr>
            <w:tcW w:w="7229" w:type="dxa"/>
          </w:tcPr>
          <w:p w14:paraId="013F02FE" w14:textId="77777777" w:rsidR="005B2E78" w:rsidRPr="00076784" w:rsidRDefault="005B2E78" w:rsidP="005B2E78">
            <w:pPr>
              <w:rPr>
                <w:sz w:val="28"/>
                <w:szCs w:val="28"/>
              </w:rPr>
            </w:pPr>
          </w:p>
        </w:tc>
      </w:tr>
      <w:tr w:rsidR="005B2E78" w:rsidRPr="00076784" w14:paraId="3F7A500C" w14:textId="77777777" w:rsidTr="0026212A">
        <w:tc>
          <w:tcPr>
            <w:tcW w:w="2411" w:type="dxa"/>
          </w:tcPr>
          <w:p w14:paraId="047609CC" w14:textId="77777777" w:rsidR="005B2E78" w:rsidRPr="00076784" w:rsidRDefault="005B2E78" w:rsidP="005B2E78">
            <w:pPr>
              <w:rPr>
                <w:sz w:val="28"/>
                <w:szCs w:val="28"/>
              </w:rPr>
            </w:pPr>
          </w:p>
        </w:tc>
        <w:tc>
          <w:tcPr>
            <w:tcW w:w="7229" w:type="dxa"/>
          </w:tcPr>
          <w:p w14:paraId="3F6276F4" w14:textId="77777777" w:rsidR="005B2E78" w:rsidRPr="00076784" w:rsidRDefault="005B2E78" w:rsidP="005B2E78">
            <w:pPr>
              <w:rPr>
                <w:sz w:val="28"/>
                <w:szCs w:val="28"/>
              </w:rPr>
            </w:pPr>
          </w:p>
        </w:tc>
      </w:tr>
    </w:tbl>
    <w:p w14:paraId="6442F443" w14:textId="70A211E4" w:rsidR="00BE7282" w:rsidRDefault="00BE7282" w:rsidP="00663512">
      <w:pPr>
        <w:rPr>
          <w:b/>
          <w:caps/>
          <w:sz w:val="28"/>
          <w:szCs w:val="28"/>
        </w:rPr>
      </w:pPr>
    </w:p>
    <w:p w14:paraId="77A19776" w14:textId="77777777" w:rsidR="00663512" w:rsidRPr="005621D5" w:rsidRDefault="00663512" w:rsidP="00663512">
      <w:pPr>
        <w:rPr>
          <w:b/>
          <w:caps/>
          <w:sz w:val="28"/>
          <w:szCs w:val="28"/>
        </w:rPr>
      </w:pPr>
      <w:r w:rsidRPr="005621D5">
        <w:rPr>
          <w:b/>
          <w:caps/>
          <w:sz w:val="28"/>
          <w:szCs w:val="28"/>
        </w:rPr>
        <w:t>Keywords</w:t>
      </w:r>
    </w:p>
    <w:p w14:paraId="0D3C8F78" w14:textId="676AC983" w:rsidR="00663512" w:rsidRPr="00014BBA" w:rsidRDefault="00F955C8" w:rsidP="00663512">
      <w:r>
        <w:t xml:space="preserve">Artificial Intelligence, NHS, Radiology, Lung cancer detection, AI </w:t>
      </w:r>
    </w:p>
    <w:p w14:paraId="67589CF9" w14:textId="0B06F16D" w:rsidR="00663512" w:rsidRDefault="00663512" w:rsidP="00663512">
      <w:pPr>
        <w:rPr>
          <w:sz w:val="28"/>
          <w:szCs w:val="28"/>
        </w:rPr>
      </w:pPr>
    </w:p>
    <w:p w14:paraId="24688A63" w14:textId="573861BF" w:rsidR="00001E7F" w:rsidRDefault="00001E7F" w:rsidP="00663512">
      <w:pPr>
        <w:rPr>
          <w:sz w:val="28"/>
          <w:szCs w:val="28"/>
        </w:rPr>
      </w:pPr>
    </w:p>
    <w:p w14:paraId="290ACFB4" w14:textId="594E026A" w:rsidR="00001E7F" w:rsidRDefault="00001E7F" w:rsidP="00663512">
      <w:pPr>
        <w:rPr>
          <w:sz w:val="28"/>
          <w:szCs w:val="28"/>
        </w:rPr>
      </w:pPr>
    </w:p>
    <w:p w14:paraId="20BF79DF" w14:textId="77777777" w:rsidR="00001E7F" w:rsidRPr="004C4617" w:rsidRDefault="00001E7F" w:rsidP="00663512">
      <w:pPr>
        <w:rPr>
          <w:sz w:val="28"/>
          <w:szCs w:val="28"/>
        </w:rPr>
      </w:pPr>
    </w:p>
    <w:p w14:paraId="21007181" w14:textId="77777777" w:rsidR="00663512" w:rsidRPr="004C4617" w:rsidRDefault="00663512" w:rsidP="00663512">
      <w:pPr>
        <w:rPr>
          <w:sz w:val="28"/>
          <w:szCs w:val="28"/>
        </w:rPr>
      </w:pPr>
    </w:p>
    <w:p w14:paraId="290F181D" w14:textId="77777777" w:rsidR="00663512" w:rsidRPr="005621D5" w:rsidRDefault="00663512" w:rsidP="00663512">
      <w:pPr>
        <w:rPr>
          <w:b/>
          <w:caps/>
          <w:sz w:val="28"/>
          <w:szCs w:val="28"/>
        </w:rPr>
      </w:pPr>
      <w:r w:rsidRPr="005621D5">
        <w:rPr>
          <w:b/>
          <w:caps/>
          <w:sz w:val="28"/>
          <w:szCs w:val="28"/>
        </w:rPr>
        <w:lastRenderedPageBreak/>
        <w:t>Study Summary</w:t>
      </w:r>
    </w:p>
    <w:p w14:paraId="431CD77E" w14:textId="77777777" w:rsidR="00663512" w:rsidRPr="004C4617" w:rsidRDefault="00663512" w:rsidP="00663512">
      <w:pPr>
        <w:rPr>
          <w:sz w:val="28"/>
          <w:szCs w:val="28"/>
        </w:rPr>
      </w:pPr>
    </w:p>
    <w:tbl>
      <w:tblPr>
        <w:tblW w:w="10872" w:type="dxa"/>
        <w:tblInd w:w="-459" w:type="dxa"/>
        <w:tblLayout w:type="fixed"/>
        <w:tblLook w:val="0000" w:firstRow="0" w:lastRow="0" w:firstColumn="0" w:lastColumn="0" w:noHBand="0" w:noVBand="0"/>
      </w:tblPr>
      <w:tblGrid>
        <w:gridCol w:w="2779"/>
        <w:gridCol w:w="8093"/>
      </w:tblGrid>
      <w:tr w:rsidR="00663512" w:rsidRPr="004C4617" w14:paraId="2AD9DC61" w14:textId="77777777" w:rsidTr="00B6108A">
        <w:tc>
          <w:tcPr>
            <w:tcW w:w="2779" w:type="dxa"/>
          </w:tcPr>
          <w:p w14:paraId="4483D723" w14:textId="77777777" w:rsidR="00663512" w:rsidRPr="004C4617" w:rsidRDefault="00663512" w:rsidP="00B6108A">
            <w:pPr>
              <w:spacing w:before="60" w:after="60"/>
              <w:jc w:val="right"/>
              <w:rPr>
                <w:b/>
                <w:color w:val="000000"/>
                <w:sz w:val="23"/>
              </w:rPr>
            </w:pPr>
            <w:r w:rsidRPr="004C4617">
              <w:rPr>
                <w:b/>
                <w:color w:val="000000"/>
                <w:sz w:val="23"/>
              </w:rPr>
              <w:t>TITLE</w:t>
            </w:r>
          </w:p>
        </w:tc>
        <w:tc>
          <w:tcPr>
            <w:tcW w:w="8093" w:type="dxa"/>
          </w:tcPr>
          <w:p w14:paraId="10E135CE" w14:textId="49844443" w:rsidR="00663512" w:rsidRPr="004C4617" w:rsidRDefault="00144F7D" w:rsidP="00B6108A">
            <w:pPr>
              <w:spacing w:before="60" w:after="60"/>
              <w:jc w:val="both"/>
              <w:rPr>
                <w:color w:val="000000"/>
                <w:sz w:val="23"/>
              </w:rPr>
            </w:pPr>
            <w:r w:rsidRPr="00144F7D">
              <w:rPr>
                <w:color w:val="000000"/>
                <w:sz w:val="23"/>
              </w:rPr>
              <w:t>AID - CXR: Assessing artificial Intelligence for the Diagnosis of Cancer on chest-</w:t>
            </w:r>
            <w:proofErr w:type="spellStart"/>
            <w:r w:rsidRPr="00144F7D">
              <w:rPr>
                <w:color w:val="000000"/>
                <w:sz w:val="23"/>
              </w:rPr>
              <w:t>XRays</w:t>
            </w:r>
            <w:proofErr w:type="spellEnd"/>
          </w:p>
        </w:tc>
      </w:tr>
      <w:tr w:rsidR="00663512" w:rsidRPr="004C4617" w14:paraId="5386C4B3" w14:textId="77777777" w:rsidTr="00B6108A">
        <w:tc>
          <w:tcPr>
            <w:tcW w:w="2779" w:type="dxa"/>
          </w:tcPr>
          <w:p w14:paraId="02E84617" w14:textId="77777777" w:rsidR="00663512" w:rsidRPr="004C4617" w:rsidRDefault="00663512" w:rsidP="00B6108A">
            <w:pPr>
              <w:spacing w:before="60" w:after="60"/>
              <w:jc w:val="right"/>
              <w:rPr>
                <w:b/>
                <w:color w:val="000000"/>
                <w:sz w:val="23"/>
              </w:rPr>
            </w:pPr>
            <w:r w:rsidRPr="004C4617">
              <w:rPr>
                <w:b/>
                <w:color w:val="000000"/>
                <w:sz w:val="23"/>
              </w:rPr>
              <w:t>DESIGN</w:t>
            </w:r>
          </w:p>
        </w:tc>
        <w:tc>
          <w:tcPr>
            <w:tcW w:w="8093" w:type="dxa"/>
          </w:tcPr>
          <w:p w14:paraId="23D59375" w14:textId="723B93FB" w:rsidR="00663512" w:rsidRPr="004C4617" w:rsidRDefault="00144F7D" w:rsidP="00B6108A">
            <w:pPr>
              <w:spacing w:before="60" w:after="60"/>
              <w:jc w:val="both"/>
              <w:rPr>
                <w:color w:val="000000"/>
                <w:sz w:val="23"/>
              </w:rPr>
            </w:pPr>
            <w:r w:rsidRPr="00144F7D">
              <w:rPr>
                <w:color w:val="000000"/>
                <w:sz w:val="23"/>
              </w:rPr>
              <w:t>Retrospective data collection study</w:t>
            </w:r>
          </w:p>
        </w:tc>
      </w:tr>
      <w:tr w:rsidR="00663512" w:rsidRPr="004C4617" w14:paraId="4A997A55" w14:textId="77777777" w:rsidTr="00B6108A">
        <w:tc>
          <w:tcPr>
            <w:tcW w:w="2779" w:type="dxa"/>
          </w:tcPr>
          <w:p w14:paraId="7434E5A9" w14:textId="77777777" w:rsidR="00663512" w:rsidRPr="004C4617" w:rsidRDefault="00663512" w:rsidP="00B6108A">
            <w:pPr>
              <w:spacing w:before="60" w:after="60"/>
              <w:jc w:val="right"/>
              <w:rPr>
                <w:b/>
                <w:color w:val="000000"/>
                <w:sz w:val="23"/>
              </w:rPr>
            </w:pPr>
            <w:r w:rsidRPr="004C4617">
              <w:rPr>
                <w:b/>
                <w:color w:val="000000"/>
                <w:sz w:val="23"/>
              </w:rPr>
              <w:t>AIMS</w:t>
            </w:r>
          </w:p>
        </w:tc>
        <w:tc>
          <w:tcPr>
            <w:tcW w:w="8093" w:type="dxa"/>
          </w:tcPr>
          <w:p w14:paraId="11F3CE0F" w14:textId="77777777" w:rsidR="00144F7D" w:rsidRDefault="00144F7D" w:rsidP="001C32E0">
            <w:pPr>
              <w:spacing w:before="60" w:after="60"/>
              <w:rPr>
                <w:color w:val="000000"/>
                <w:sz w:val="23"/>
              </w:rPr>
            </w:pPr>
            <w:r>
              <w:rPr>
                <w:color w:val="000000"/>
                <w:sz w:val="23"/>
              </w:rPr>
              <w:t xml:space="preserve">1. </w:t>
            </w:r>
            <w:r w:rsidRPr="00144F7D">
              <w:rPr>
                <w:color w:val="000000"/>
                <w:sz w:val="23"/>
              </w:rPr>
              <w:t xml:space="preserve">To assess </w:t>
            </w:r>
            <w:proofErr w:type="gramStart"/>
            <w:r w:rsidRPr="00144F7D">
              <w:rPr>
                <w:color w:val="000000"/>
                <w:sz w:val="23"/>
              </w:rPr>
              <w:t>the  detection</w:t>
            </w:r>
            <w:proofErr w:type="gramEnd"/>
            <w:r w:rsidRPr="00144F7D">
              <w:rPr>
                <w:color w:val="000000"/>
                <w:sz w:val="23"/>
              </w:rPr>
              <w:t xml:space="preserve"> rate of the AI</w:t>
            </w:r>
            <w:r>
              <w:rPr>
                <w:color w:val="000000"/>
                <w:sz w:val="23"/>
              </w:rPr>
              <w:t xml:space="preserve"> software for lung cancer on CX</w:t>
            </w:r>
          </w:p>
          <w:p w14:paraId="5527B63F" w14:textId="43CE30F0" w:rsidR="00144F7D" w:rsidRPr="00144F7D" w:rsidRDefault="00144F7D" w:rsidP="001C32E0">
            <w:pPr>
              <w:spacing w:before="60" w:after="60"/>
              <w:rPr>
                <w:color w:val="000000"/>
                <w:sz w:val="23"/>
              </w:rPr>
            </w:pPr>
            <w:r>
              <w:rPr>
                <w:color w:val="000000"/>
                <w:sz w:val="23"/>
              </w:rPr>
              <w:t xml:space="preserve">2. </w:t>
            </w:r>
            <w:r w:rsidRPr="00144F7D">
              <w:rPr>
                <w:color w:val="000000"/>
                <w:sz w:val="23"/>
              </w:rPr>
              <w:t>To evaluate the full diagnostic performance of the AI software for lung cancer detection on CXR.</w:t>
            </w:r>
          </w:p>
          <w:p w14:paraId="6F87814D" w14:textId="72572478" w:rsidR="00144F7D" w:rsidRPr="00144F7D" w:rsidRDefault="00144F7D" w:rsidP="001C32E0">
            <w:pPr>
              <w:spacing w:before="60" w:after="60"/>
              <w:rPr>
                <w:color w:val="000000"/>
                <w:sz w:val="23"/>
              </w:rPr>
            </w:pPr>
            <w:r>
              <w:rPr>
                <w:color w:val="000000"/>
                <w:sz w:val="23"/>
              </w:rPr>
              <w:t xml:space="preserve">3. </w:t>
            </w:r>
            <w:r w:rsidRPr="00144F7D">
              <w:rPr>
                <w:color w:val="000000"/>
                <w:sz w:val="23"/>
              </w:rPr>
              <w:t>To investigate the impact on time to diagnosis by the AI software for lung cancer on CXR.</w:t>
            </w:r>
          </w:p>
          <w:p w14:paraId="3C784ED3" w14:textId="2C90C2ED" w:rsidR="00144F7D" w:rsidRPr="00144F7D" w:rsidRDefault="00144F7D" w:rsidP="001C32E0">
            <w:pPr>
              <w:spacing w:before="60" w:after="60"/>
              <w:rPr>
                <w:color w:val="000000"/>
                <w:sz w:val="23"/>
              </w:rPr>
            </w:pPr>
            <w:r>
              <w:rPr>
                <w:color w:val="000000"/>
                <w:sz w:val="23"/>
              </w:rPr>
              <w:t xml:space="preserve">4. </w:t>
            </w:r>
            <w:r w:rsidRPr="00144F7D">
              <w:rPr>
                <w:color w:val="000000"/>
                <w:sz w:val="23"/>
              </w:rPr>
              <w:t xml:space="preserve">To compare the actual chest CT referral numbers with referral numbers when aided by AI. </w:t>
            </w:r>
          </w:p>
          <w:p w14:paraId="2C5B6E0C" w14:textId="72A8F59F" w:rsidR="00663512" w:rsidRPr="004C4617" w:rsidRDefault="00144F7D" w:rsidP="00144F7D">
            <w:pPr>
              <w:spacing w:before="60" w:after="60"/>
              <w:jc w:val="both"/>
              <w:rPr>
                <w:color w:val="000000"/>
                <w:sz w:val="23"/>
              </w:rPr>
            </w:pPr>
            <w:r>
              <w:rPr>
                <w:color w:val="000000"/>
                <w:sz w:val="23"/>
              </w:rPr>
              <w:t xml:space="preserve">5. </w:t>
            </w:r>
            <w:r w:rsidRPr="00144F7D">
              <w:rPr>
                <w:color w:val="000000"/>
                <w:sz w:val="23"/>
              </w:rPr>
              <w:t xml:space="preserve">To identify patient groups and technical factors that would limit the efficacy of the AI software for an accurate diagnosis.  </w:t>
            </w:r>
          </w:p>
        </w:tc>
      </w:tr>
      <w:tr w:rsidR="00663512" w:rsidRPr="004C4617" w14:paraId="1C808506" w14:textId="77777777" w:rsidTr="00B6108A">
        <w:tc>
          <w:tcPr>
            <w:tcW w:w="2779" w:type="dxa"/>
          </w:tcPr>
          <w:p w14:paraId="7CF6DCA7" w14:textId="77777777" w:rsidR="00663512" w:rsidRPr="004C4617" w:rsidRDefault="00663512" w:rsidP="00B6108A">
            <w:pPr>
              <w:spacing w:before="60" w:after="60"/>
              <w:ind w:left="-73" w:firstLine="73"/>
              <w:jc w:val="right"/>
              <w:rPr>
                <w:b/>
                <w:color w:val="000000"/>
                <w:sz w:val="23"/>
              </w:rPr>
            </w:pPr>
            <w:r w:rsidRPr="004C4617">
              <w:rPr>
                <w:b/>
                <w:color w:val="000000"/>
                <w:sz w:val="23"/>
              </w:rPr>
              <w:t>OUTCOME MEASURES</w:t>
            </w:r>
          </w:p>
        </w:tc>
        <w:tc>
          <w:tcPr>
            <w:tcW w:w="8093" w:type="dxa"/>
          </w:tcPr>
          <w:p w14:paraId="510262D9" w14:textId="77777777" w:rsidR="00144F7D" w:rsidRPr="00144F7D" w:rsidRDefault="00144F7D" w:rsidP="001C32E0">
            <w:pPr>
              <w:spacing w:before="60" w:after="60"/>
              <w:ind w:left="-73" w:firstLine="73"/>
              <w:rPr>
                <w:color w:val="000000"/>
                <w:sz w:val="23"/>
              </w:rPr>
            </w:pPr>
            <w:r w:rsidRPr="00144F7D">
              <w:rPr>
                <w:color w:val="000000"/>
                <w:sz w:val="23"/>
              </w:rPr>
              <w:t>The primary outcome measure is the sensitivity of the AI software for lung cancer detection on CXR.</w:t>
            </w:r>
          </w:p>
          <w:p w14:paraId="257BE157" w14:textId="56E3D543" w:rsidR="00663512" w:rsidRPr="004C4617" w:rsidRDefault="00144F7D" w:rsidP="00144F7D">
            <w:pPr>
              <w:spacing w:before="60" w:after="60"/>
              <w:jc w:val="both"/>
              <w:rPr>
                <w:color w:val="000000"/>
                <w:sz w:val="23"/>
              </w:rPr>
            </w:pPr>
            <w:r w:rsidRPr="00144F7D">
              <w:rPr>
                <w:color w:val="000000"/>
                <w:sz w:val="23"/>
              </w:rPr>
              <w:t>Secondary outcomes include other diagnostic performance measures including specificity, positive and negative predictive values, and area under the ROC curve.</w:t>
            </w:r>
          </w:p>
        </w:tc>
      </w:tr>
      <w:tr w:rsidR="00663512" w:rsidRPr="004C4617" w14:paraId="40E4C39D" w14:textId="77777777" w:rsidTr="00B6108A">
        <w:tc>
          <w:tcPr>
            <w:tcW w:w="2779" w:type="dxa"/>
          </w:tcPr>
          <w:p w14:paraId="097BF66C" w14:textId="77777777" w:rsidR="00663512" w:rsidRPr="004C4617" w:rsidRDefault="00663512" w:rsidP="00B6108A">
            <w:pPr>
              <w:spacing w:before="60" w:after="60"/>
              <w:jc w:val="right"/>
              <w:rPr>
                <w:b/>
                <w:color w:val="000000"/>
                <w:sz w:val="23"/>
              </w:rPr>
            </w:pPr>
            <w:r w:rsidRPr="004C4617">
              <w:rPr>
                <w:b/>
                <w:color w:val="000000"/>
                <w:sz w:val="23"/>
              </w:rPr>
              <w:t>POPULATION</w:t>
            </w:r>
          </w:p>
        </w:tc>
        <w:tc>
          <w:tcPr>
            <w:tcW w:w="8093" w:type="dxa"/>
          </w:tcPr>
          <w:p w14:paraId="73A94C65" w14:textId="7D7958F5" w:rsidR="00663512" w:rsidRPr="004C4617" w:rsidRDefault="00144F7D" w:rsidP="00B6108A">
            <w:pPr>
              <w:spacing w:before="60" w:after="60"/>
              <w:jc w:val="both"/>
              <w:rPr>
                <w:color w:val="000000"/>
                <w:sz w:val="23"/>
              </w:rPr>
            </w:pPr>
            <w:r w:rsidRPr="00144F7D">
              <w:rPr>
                <w:color w:val="000000"/>
                <w:sz w:val="23"/>
              </w:rPr>
              <w:t>Adult patient population with outpatient chest X-ray exams.</w:t>
            </w:r>
          </w:p>
        </w:tc>
      </w:tr>
      <w:tr w:rsidR="00144F7D" w:rsidRPr="004C4617" w14:paraId="0EDB6EA2" w14:textId="77777777" w:rsidTr="00B6108A">
        <w:tc>
          <w:tcPr>
            <w:tcW w:w="2779" w:type="dxa"/>
          </w:tcPr>
          <w:p w14:paraId="233140DE" w14:textId="77777777" w:rsidR="00144F7D" w:rsidRPr="004C4617" w:rsidRDefault="00144F7D" w:rsidP="00144F7D">
            <w:pPr>
              <w:tabs>
                <w:tab w:val="left" w:pos="720"/>
              </w:tabs>
              <w:spacing w:before="60" w:after="60"/>
              <w:jc w:val="right"/>
              <w:rPr>
                <w:b/>
                <w:color w:val="000000"/>
                <w:sz w:val="23"/>
              </w:rPr>
            </w:pPr>
            <w:r w:rsidRPr="004C4617">
              <w:rPr>
                <w:b/>
                <w:color w:val="000000"/>
                <w:sz w:val="23"/>
              </w:rPr>
              <w:t>ELIGIBILITY</w:t>
            </w:r>
          </w:p>
        </w:tc>
        <w:tc>
          <w:tcPr>
            <w:tcW w:w="8093" w:type="dxa"/>
          </w:tcPr>
          <w:p w14:paraId="3B3E364F" w14:textId="77777777" w:rsidR="00144F7D" w:rsidRDefault="00144F7D" w:rsidP="00144F7D">
            <w:pPr>
              <w:tabs>
                <w:tab w:val="left" w:pos="720"/>
              </w:tabs>
              <w:spacing w:before="60" w:after="60"/>
              <w:rPr>
                <w:sz w:val="23"/>
              </w:rPr>
            </w:pPr>
            <w:r>
              <w:rPr>
                <w:sz w:val="23"/>
              </w:rPr>
              <w:t>INCLUSION CRITERIA</w:t>
            </w:r>
          </w:p>
          <w:p w14:paraId="5CB64399" w14:textId="77777777" w:rsidR="00144F7D" w:rsidRPr="00590052" w:rsidRDefault="00144F7D" w:rsidP="00144F7D">
            <w:pPr>
              <w:tabs>
                <w:tab w:val="left" w:pos="720"/>
              </w:tabs>
              <w:spacing w:before="60" w:after="60"/>
              <w:rPr>
                <w:sz w:val="23"/>
              </w:rPr>
            </w:pPr>
            <w:r w:rsidRPr="00590052">
              <w:rPr>
                <w:sz w:val="23"/>
              </w:rPr>
              <w:t>•</w:t>
            </w:r>
            <w:r w:rsidRPr="00590052">
              <w:rPr>
                <w:sz w:val="23"/>
              </w:rPr>
              <w:tab/>
              <w:t>Patients aged 18 and over.</w:t>
            </w:r>
          </w:p>
          <w:p w14:paraId="574C28AF" w14:textId="77777777" w:rsidR="00144F7D" w:rsidRPr="00590052" w:rsidRDefault="00144F7D" w:rsidP="00144F7D">
            <w:pPr>
              <w:tabs>
                <w:tab w:val="left" w:pos="720"/>
              </w:tabs>
              <w:spacing w:before="60" w:after="60"/>
              <w:rPr>
                <w:sz w:val="23"/>
              </w:rPr>
            </w:pPr>
            <w:r w:rsidRPr="00590052">
              <w:rPr>
                <w:sz w:val="23"/>
              </w:rPr>
              <w:t>•</w:t>
            </w:r>
            <w:r w:rsidRPr="00590052">
              <w:rPr>
                <w:sz w:val="23"/>
              </w:rPr>
              <w:tab/>
              <w:t>Patients who had an Outpatient, Emergency Department or a General Practitioner referral for a chest X-ray.</w:t>
            </w:r>
          </w:p>
          <w:p w14:paraId="1FC1B531" w14:textId="192CDC85" w:rsidR="00144F7D" w:rsidRDefault="00144F7D" w:rsidP="00144F7D">
            <w:pPr>
              <w:tabs>
                <w:tab w:val="left" w:pos="720"/>
              </w:tabs>
              <w:spacing w:before="60" w:after="60"/>
              <w:rPr>
                <w:sz w:val="23"/>
              </w:rPr>
            </w:pPr>
            <w:r w:rsidRPr="00590052">
              <w:rPr>
                <w:sz w:val="23"/>
              </w:rPr>
              <w:t>•</w:t>
            </w:r>
            <w:r w:rsidRPr="00590052">
              <w:rPr>
                <w:sz w:val="23"/>
              </w:rPr>
              <w:tab/>
            </w:r>
            <w:r w:rsidR="000A10A3" w:rsidRPr="00AF6D62">
              <w:rPr>
                <w:sz w:val="23"/>
              </w:rPr>
              <w:t>Patients with a CXR available on ICHT PACS who have undergone CXR examination between January 2018 and December 2018.</w:t>
            </w:r>
          </w:p>
          <w:p w14:paraId="31FB2EE6" w14:textId="4338EC23" w:rsidR="000A10A3" w:rsidRPr="0041446A" w:rsidRDefault="000A10A3" w:rsidP="00395067">
            <w:pPr>
              <w:tabs>
                <w:tab w:val="left" w:pos="720"/>
              </w:tabs>
              <w:spacing w:before="60" w:after="60"/>
              <w:rPr>
                <w:sz w:val="23"/>
              </w:rPr>
            </w:pPr>
            <w:r w:rsidRPr="00590052">
              <w:rPr>
                <w:sz w:val="23"/>
              </w:rPr>
              <w:t>•</w:t>
            </w:r>
            <w:r w:rsidRPr="00590052">
              <w:rPr>
                <w:sz w:val="23"/>
              </w:rPr>
              <w:tab/>
            </w:r>
            <w:r w:rsidRPr="00AF6D62">
              <w:rPr>
                <w:sz w:val="23"/>
              </w:rPr>
              <w:t>Patient diagnosed with lung cancer at ICHT between January 2016 and August 2018 who have had CXR in the 12 months preceding their diagnostic CT scan.</w:t>
            </w:r>
            <w:r w:rsidRPr="00590052">
              <w:rPr>
                <w:sz w:val="23"/>
              </w:rPr>
              <w:tab/>
            </w:r>
          </w:p>
          <w:p w14:paraId="6550D6B1" w14:textId="77777777" w:rsidR="00144F7D" w:rsidRPr="00590052" w:rsidRDefault="00144F7D" w:rsidP="00144F7D">
            <w:pPr>
              <w:tabs>
                <w:tab w:val="left" w:pos="720"/>
              </w:tabs>
              <w:spacing w:before="60" w:after="60"/>
              <w:rPr>
                <w:sz w:val="23"/>
              </w:rPr>
            </w:pPr>
            <w:r w:rsidRPr="00590052">
              <w:rPr>
                <w:sz w:val="23"/>
              </w:rPr>
              <w:t>EXCLUSION CRITERIA</w:t>
            </w:r>
          </w:p>
          <w:p w14:paraId="69491F7C" w14:textId="77777777" w:rsidR="00144F7D" w:rsidRPr="00590052" w:rsidRDefault="00144F7D" w:rsidP="00144F7D">
            <w:pPr>
              <w:tabs>
                <w:tab w:val="left" w:pos="720"/>
              </w:tabs>
              <w:spacing w:before="60" w:after="60"/>
              <w:rPr>
                <w:sz w:val="23"/>
              </w:rPr>
            </w:pPr>
            <w:r w:rsidRPr="00590052">
              <w:rPr>
                <w:sz w:val="23"/>
              </w:rPr>
              <w:t>•</w:t>
            </w:r>
            <w:r w:rsidRPr="00590052">
              <w:rPr>
                <w:sz w:val="23"/>
              </w:rPr>
              <w:tab/>
              <w:t>Corrupted DICOM files.</w:t>
            </w:r>
          </w:p>
          <w:p w14:paraId="3549DA6C" w14:textId="77777777" w:rsidR="00144F7D" w:rsidRPr="00590052" w:rsidRDefault="00144F7D" w:rsidP="00144F7D">
            <w:pPr>
              <w:tabs>
                <w:tab w:val="left" w:pos="720"/>
              </w:tabs>
              <w:spacing w:before="60" w:after="60"/>
              <w:rPr>
                <w:sz w:val="23"/>
              </w:rPr>
            </w:pPr>
            <w:r w:rsidRPr="00590052">
              <w:rPr>
                <w:sz w:val="23"/>
              </w:rPr>
              <w:t>•</w:t>
            </w:r>
            <w:r w:rsidRPr="00590052">
              <w:rPr>
                <w:sz w:val="23"/>
              </w:rPr>
              <w:tab/>
              <w:t>No known outcome to the cancer question</w:t>
            </w:r>
          </w:p>
          <w:p w14:paraId="33924E87" w14:textId="3356A53E" w:rsidR="00144F7D" w:rsidRPr="004C4617" w:rsidRDefault="00144F7D" w:rsidP="00144F7D">
            <w:pPr>
              <w:spacing w:before="60" w:after="60"/>
              <w:jc w:val="both"/>
              <w:rPr>
                <w:color w:val="FF0000"/>
                <w:sz w:val="23"/>
              </w:rPr>
            </w:pPr>
            <w:r w:rsidRPr="00590052">
              <w:rPr>
                <w:sz w:val="23"/>
              </w:rPr>
              <w:t>•</w:t>
            </w:r>
            <w:r w:rsidRPr="00590052">
              <w:rPr>
                <w:sz w:val="23"/>
              </w:rPr>
              <w:tab/>
              <w:t>CXR not suitable for AI software analysis</w:t>
            </w:r>
          </w:p>
        </w:tc>
      </w:tr>
      <w:tr w:rsidR="00144F7D" w:rsidRPr="004C4617" w14:paraId="61248C27" w14:textId="77777777" w:rsidTr="00B6108A">
        <w:tc>
          <w:tcPr>
            <w:tcW w:w="2779" w:type="dxa"/>
          </w:tcPr>
          <w:p w14:paraId="132FEB4F" w14:textId="77777777" w:rsidR="00144F7D" w:rsidRPr="004C4617" w:rsidRDefault="00144F7D" w:rsidP="00144F7D">
            <w:pPr>
              <w:tabs>
                <w:tab w:val="left" w:pos="720"/>
              </w:tabs>
              <w:spacing w:before="60" w:after="60"/>
              <w:jc w:val="right"/>
              <w:rPr>
                <w:b/>
                <w:color w:val="000000"/>
                <w:sz w:val="23"/>
              </w:rPr>
            </w:pPr>
            <w:r w:rsidRPr="004C4617">
              <w:rPr>
                <w:b/>
                <w:caps/>
                <w:color w:val="000000"/>
                <w:sz w:val="23"/>
              </w:rPr>
              <w:t>duration</w:t>
            </w:r>
          </w:p>
        </w:tc>
        <w:tc>
          <w:tcPr>
            <w:tcW w:w="8093" w:type="dxa"/>
          </w:tcPr>
          <w:p w14:paraId="306300DB" w14:textId="5E80F6CD" w:rsidR="00144F7D" w:rsidRPr="004C4617" w:rsidRDefault="008D4D7C" w:rsidP="00144F7D">
            <w:pPr>
              <w:pStyle w:val="Helvetica"/>
              <w:spacing w:before="60" w:after="60"/>
              <w:rPr>
                <w:rFonts w:ascii="Arial" w:hAnsi="Arial" w:cs="Arial"/>
                <w:sz w:val="23"/>
              </w:rPr>
            </w:pPr>
            <w:r>
              <w:rPr>
                <w:rFonts w:ascii="Arial" w:hAnsi="Arial" w:cs="Arial"/>
                <w:sz w:val="23"/>
              </w:rPr>
              <w:t>24</w:t>
            </w:r>
            <w:r w:rsidRPr="00144F7D">
              <w:rPr>
                <w:rFonts w:ascii="Arial" w:hAnsi="Arial" w:cs="Arial"/>
                <w:sz w:val="23"/>
              </w:rPr>
              <w:t xml:space="preserve"> </w:t>
            </w:r>
            <w:r w:rsidR="00144F7D" w:rsidRPr="00144F7D">
              <w:rPr>
                <w:rFonts w:ascii="Arial" w:hAnsi="Arial" w:cs="Arial"/>
                <w:sz w:val="23"/>
              </w:rPr>
              <w:t>months</w:t>
            </w:r>
          </w:p>
        </w:tc>
      </w:tr>
    </w:tbl>
    <w:p w14:paraId="52218FA8" w14:textId="77777777" w:rsidR="00663512" w:rsidRPr="004C4617" w:rsidRDefault="00663512" w:rsidP="00663512">
      <w:pPr>
        <w:rPr>
          <w:sz w:val="28"/>
          <w:szCs w:val="28"/>
        </w:rPr>
      </w:pPr>
    </w:p>
    <w:p w14:paraId="6C90F18D" w14:textId="77777777" w:rsidR="00663512" w:rsidRPr="004C4617" w:rsidRDefault="00663512" w:rsidP="00663512">
      <w:pPr>
        <w:rPr>
          <w:sz w:val="28"/>
          <w:szCs w:val="28"/>
        </w:rPr>
      </w:pPr>
    </w:p>
    <w:p w14:paraId="6CE24A19" w14:textId="77777777" w:rsidR="00663512" w:rsidRPr="004C4617" w:rsidRDefault="00663512" w:rsidP="00663512">
      <w:pPr>
        <w:rPr>
          <w:sz w:val="28"/>
          <w:szCs w:val="28"/>
        </w:rPr>
      </w:pPr>
    </w:p>
    <w:p w14:paraId="40419E83" w14:textId="205514C1" w:rsidR="00663512" w:rsidRDefault="00663512" w:rsidP="00663512"/>
    <w:p w14:paraId="7B09EEC0" w14:textId="626C16B9" w:rsidR="00144F7D" w:rsidRDefault="00144F7D" w:rsidP="00663512"/>
    <w:p w14:paraId="67B09C22" w14:textId="7F0F809D" w:rsidR="00144F7D" w:rsidRDefault="00144F7D" w:rsidP="00663512"/>
    <w:p w14:paraId="10C607EA" w14:textId="00EFD430" w:rsidR="00144F7D" w:rsidRDefault="00144F7D" w:rsidP="00663512"/>
    <w:p w14:paraId="0BABD450" w14:textId="62F7364B" w:rsidR="00144F7D" w:rsidRDefault="00144F7D" w:rsidP="00663512"/>
    <w:p w14:paraId="40EAD8E7" w14:textId="77777777" w:rsidR="00144F7D" w:rsidRDefault="00144F7D" w:rsidP="00663512"/>
    <w:p w14:paraId="306AE421" w14:textId="77777777" w:rsidR="00663512" w:rsidRPr="00CB1325" w:rsidRDefault="00663512" w:rsidP="00D45A17">
      <w:pPr>
        <w:pStyle w:val="Heading1"/>
      </w:pPr>
      <w:bookmarkStart w:id="2" w:name="_Toc33089428"/>
      <w:bookmarkStart w:id="3" w:name="_Toc169004927"/>
      <w:r w:rsidRPr="00CB1325">
        <w:t>INTRODUCTION</w:t>
      </w:r>
      <w:bookmarkEnd w:id="2"/>
      <w:bookmarkEnd w:id="3"/>
      <w:r w:rsidRPr="00CB1325">
        <w:t xml:space="preserve"> </w:t>
      </w:r>
    </w:p>
    <w:p w14:paraId="0FBE85FB" w14:textId="77777777" w:rsidR="00663512" w:rsidRPr="004C4617" w:rsidRDefault="00663512" w:rsidP="00663512"/>
    <w:p w14:paraId="1B26A64F" w14:textId="77777777" w:rsidR="00663512" w:rsidRPr="004C4617" w:rsidRDefault="00663512" w:rsidP="00880434">
      <w:pPr>
        <w:pStyle w:val="QAHeading2"/>
        <w:numPr>
          <w:ilvl w:val="1"/>
          <w:numId w:val="2"/>
        </w:numPr>
      </w:pPr>
      <w:bookmarkStart w:id="4" w:name="_Toc33089429"/>
      <w:bookmarkStart w:id="5" w:name="_Toc169004928"/>
      <w:r w:rsidRPr="004C4617">
        <w:t>BACKGROUND</w:t>
      </w:r>
      <w:bookmarkEnd w:id="4"/>
      <w:bookmarkEnd w:id="5"/>
    </w:p>
    <w:p w14:paraId="4BA7E4C9" w14:textId="53835ED9" w:rsidR="00663512" w:rsidRDefault="00663512" w:rsidP="00663512"/>
    <w:p w14:paraId="01ABB685" w14:textId="77777777" w:rsidR="00CB362D" w:rsidRPr="00C643BA" w:rsidRDefault="00CB362D" w:rsidP="00C643BA">
      <w:pPr>
        <w:textAlignment w:val="baseline"/>
        <w:rPr>
          <w:rFonts w:ascii="Segoe UI" w:hAnsi="Segoe UI" w:cs="Segoe UI"/>
          <w:lang w:eastAsia="en-GB"/>
        </w:rPr>
      </w:pPr>
      <w:r w:rsidRPr="00C643BA">
        <w:rPr>
          <w:rFonts w:cs="Arial"/>
          <w:color w:val="000000"/>
          <w:lang w:eastAsia="en-GB"/>
        </w:rPr>
        <w:t xml:space="preserve">Worldwide, </w:t>
      </w:r>
      <w:r w:rsidRPr="00C643BA">
        <w:rPr>
          <w:rFonts w:cs="Arial"/>
          <w:lang w:val="en-US" w:eastAsia="en-GB"/>
        </w:rPr>
        <w:t xml:space="preserve">lung cancer is the leading cause of cancer death and has a poor prognosis </w:t>
      </w:r>
      <w:r w:rsidRPr="00C643BA">
        <w:rPr>
          <w:rFonts w:cs="Arial"/>
          <w:vertAlign w:val="superscript"/>
          <w:lang w:val="en-US" w:eastAsia="en-GB"/>
        </w:rPr>
        <w:t>1,2</w:t>
      </w:r>
      <w:r w:rsidRPr="00C643BA">
        <w:rPr>
          <w:rFonts w:cs="Arial"/>
          <w:lang w:val="en-US" w:eastAsia="en-GB"/>
        </w:rPr>
        <w:t xml:space="preserve">. </w:t>
      </w:r>
      <w:r w:rsidRPr="00C643BA">
        <w:rPr>
          <w:rFonts w:cs="Arial"/>
          <w:color w:val="000000"/>
          <w:lang w:eastAsia="en-GB"/>
        </w:rPr>
        <w:t>Approximately 46,700 new patients are diagnosed with lung cancer annually in the UK.</w:t>
      </w:r>
      <w:r w:rsidRPr="00C643BA">
        <w:rPr>
          <w:rFonts w:cs="Arial"/>
          <w:color w:val="000000"/>
          <w:vertAlign w:val="superscript"/>
          <w:lang w:eastAsia="en-GB"/>
        </w:rPr>
        <w:t>1</w:t>
      </w:r>
      <w:r w:rsidRPr="00C643BA">
        <w:rPr>
          <w:rFonts w:cs="Arial"/>
          <w:color w:val="000000"/>
          <w:lang w:eastAsia="en-GB"/>
        </w:rPr>
        <w:t xml:space="preserve"> </w:t>
      </w:r>
      <w:r w:rsidRPr="00C643BA">
        <w:rPr>
          <w:rFonts w:cs="Arial"/>
          <w:lang w:val="en-US" w:eastAsia="en-GB"/>
        </w:rPr>
        <w:t>Patients often present late (Stage 3 and 4) as they are often asymptomatic in the early stages, with persisting cough, shortness of breath and coughing up blood symptoms of advanced disease</w:t>
      </w:r>
      <w:r w:rsidRPr="00C643BA">
        <w:rPr>
          <w:rFonts w:cs="Arial"/>
          <w:vertAlign w:val="superscript"/>
          <w:lang w:val="en-US" w:eastAsia="en-GB"/>
        </w:rPr>
        <w:t>1</w:t>
      </w:r>
      <w:r w:rsidRPr="00C643BA">
        <w:rPr>
          <w:rFonts w:cs="Arial"/>
          <w:lang w:val="en-US" w:eastAsia="en-GB"/>
        </w:rPr>
        <w:t>. </w:t>
      </w:r>
      <w:r w:rsidRPr="00C643BA">
        <w:rPr>
          <w:rFonts w:cs="Arial"/>
          <w:lang w:eastAsia="en-GB"/>
        </w:rPr>
        <w:t> </w:t>
      </w:r>
    </w:p>
    <w:p w14:paraId="3385C51D" w14:textId="77777777" w:rsidR="00CB362D" w:rsidRPr="00C643BA" w:rsidRDefault="00CB362D" w:rsidP="00CB362D">
      <w:pPr>
        <w:textAlignment w:val="baseline"/>
        <w:rPr>
          <w:rFonts w:ascii="Segoe UI" w:hAnsi="Segoe UI" w:cs="Segoe UI"/>
          <w:lang w:eastAsia="en-GB"/>
        </w:rPr>
      </w:pPr>
      <w:r w:rsidRPr="00C643BA">
        <w:rPr>
          <w:rFonts w:cs="Arial"/>
          <w:lang w:eastAsia="en-GB"/>
        </w:rPr>
        <w:t> </w:t>
      </w:r>
    </w:p>
    <w:p w14:paraId="2DE7B73D" w14:textId="77777777" w:rsidR="00CB362D" w:rsidRPr="00C643BA" w:rsidRDefault="00CB362D" w:rsidP="00CB362D">
      <w:pPr>
        <w:textAlignment w:val="baseline"/>
        <w:rPr>
          <w:rFonts w:ascii="Segoe UI" w:hAnsi="Segoe UI" w:cs="Segoe UI"/>
          <w:lang w:eastAsia="en-GB"/>
        </w:rPr>
      </w:pPr>
      <w:r w:rsidRPr="00C643BA">
        <w:rPr>
          <w:rFonts w:cs="Arial"/>
          <w:lang w:eastAsia="en-GB"/>
        </w:rPr>
        <w:t xml:space="preserve">In the UK patients in deprived areas are more likely to die of cancer, mostly due to lung cancer, the UK’s most common cause of death from cancer. Lung cancer has by far the highest excess cases attributable to deprivation of any cancer type, with 14,000 excess cases in England alone each year. It also represents more than half of all excess cancer deaths related to deprivation, with the 5-year survival rate falling from 19% to 12% for the least to most deprived groups. </w:t>
      </w:r>
      <w:r w:rsidRPr="00C643BA">
        <w:rPr>
          <w:rFonts w:cs="Arial"/>
          <w:lang w:val="en-US" w:eastAsia="en-GB"/>
        </w:rPr>
        <w:t>However, the NHS Plan aims to diagnose 75% of all cancers as stage 1 or 2 by 2028. Patients detected at a later stage have poorer outcomes</w:t>
      </w:r>
      <w:r w:rsidRPr="00C643BA">
        <w:rPr>
          <w:rFonts w:cs="Arial"/>
          <w:vertAlign w:val="superscript"/>
          <w:lang w:val="en-US" w:eastAsia="en-GB"/>
        </w:rPr>
        <w:t>3</w:t>
      </w:r>
      <w:r w:rsidRPr="00C643BA">
        <w:rPr>
          <w:rFonts w:cs="Arial"/>
          <w:lang w:val="en-US" w:eastAsia="en-GB"/>
        </w:rPr>
        <w:t>.</w:t>
      </w:r>
      <w:r w:rsidRPr="00C643BA">
        <w:rPr>
          <w:rFonts w:cs="Arial"/>
          <w:lang w:eastAsia="en-GB"/>
        </w:rPr>
        <w:t> </w:t>
      </w:r>
    </w:p>
    <w:p w14:paraId="2D6D7781" w14:textId="77777777" w:rsidR="00CB362D" w:rsidRPr="00C643BA" w:rsidRDefault="00CB362D" w:rsidP="00CB362D">
      <w:pPr>
        <w:textAlignment w:val="baseline"/>
        <w:rPr>
          <w:rFonts w:ascii="Segoe UI" w:hAnsi="Segoe UI" w:cs="Segoe UI"/>
          <w:lang w:eastAsia="en-GB"/>
        </w:rPr>
      </w:pPr>
      <w:r w:rsidRPr="00C643BA">
        <w:rPr>
          <w:rFonts w:cs="Arial"/>
          <w:lang w:eastAsia="en-GB"/>
        </w:rPr>
        <w:t>The National Optimal Lung Cancer Pathway was launched in 2017 to support improvement in lung cancer services. </w:t>
      </w:r>
    </w:p>
    <w:p w14:paraId="5B8E4942" w14:textId="77777777" w:rsidR="00CB362D" w:rsidRPr="00C643BA" w:rsidRDefault="00CB362D" w:rsidP="00CB362D">
      <w:pPr>
        <w:textAlignment w:val="baseline"/>
        <w:rPr>
          <w:rFonts w:ascii="Segoe UI" w:hAnsi="Segoe UI" w:cs="Segoe UI"/>
          <w:lang w:eastAsia="en-GB"/>
        </w:rPr>
      </w:pPr>
      <w:r w:rsidRPr="00C643BA">
        <w:rPr>
          <w:rFonts w:cs="Arial"/>
          <w:lang w:eastAsia="en-GB"/>
        </w:rPr>
        <w:t> </w:t>
      </w:r>
    </w:p>
    <w:p w14:paraId="5DD24451" w14:textId="086E0142" w:rsidR="00CB362D" w:rsidRPr="00C643BA" w:rsidRDefault="00CB362D" w:rsidP="00CB362D">
      <w:pPr>
        <w:textAlignment w:val="baseline"/>
        <w:rPr>
          <w:rFonts w:cs="Arial"/>
          <w:lang w:eastAsia="en-GB"/>
        </w:rPr>
      </w:pPr>
      <w:r w:rsidRPr="00C643BA">
        <w:rPr>
          <w:rFonts w:cs="Arial"/>
          <w:lang w:eastAsia="en-GB"/>
        </w:rPr>
        <w:t>The recently introduced Faster Diagnostic Standard (FDS) to have cancer ruled out or diagnosed within 28 days of referral, reducing patient stress and anxiety, is 75%. This provides the focal point for improvement to the clinical pathway.  Latest performance reports for Northwest London show sub optimal cancer performance in the percentage of patients waiting 29+ and 63+ day pathways.  </w:t>
      </w:r>
    </w:p>
    <w:p w14:paraId="03F8FA70" w14:textId="359A5E20" w:rsidR="00CB362D" w:rsidRPr="00C643BA" w:rsidRDefault="00CB362D" w:rsidP="00CB362D">
      <w:pPr>
        <w:textAlignment w:val="baseline"/>
        <w:rPr>
          <w:rFonts w:ascii="Segoe UI" w:hAnsi="Segoe UI" w:cs="Segoe UI"/>
          <w:lang w:eastAsia="en-GB"/>
        </w:rPr>
      </w:pPr>
    </w:p>
    <w:p w14:paraId="353F9266" w14:textId="3E32DB24" w:rsidR="006C3E2E" w:rsidRDefault="006C3E2E" w:rsidP="00CB362D">
      <w:pPr>
        <w:textAlignment w:val="baseline"/>
        <w:rPr>
          <w:rFonts w:cs="Arial"/>
          <w:lang w:eastAsia="en-GB"/>
        </w:rPr>
      </w:pPr>
      <w:r w:rsidRPr="00C643BA">
        <w:rPr>
          <w:rFonts w:cs="Arial"/>
          <w:lang w:eastAsia="en-GB"/>
        </w:rPr>
        <w:t>The reported position for lung cancer patients in May 2023 was 23% within 29+ days and 39% within 63+ days, demonstrating a clear impetus for improving the speed of local cancer pathways.  </w:t>
      </w:r>
    </w:p>
    <w:p w14:paraId="06439EBB" w14:textId="77777777" w:rsidR="006C3E2E" w:rsidRPr="00C643BA" w:rsidRDefault="006C3E2E" w:rsidP="006C3E2E">
      <w:pPr>
        <w:textAlignment w:val="baseline"/>
        <w:rPr>
          <w:rFonts w:ascii="Segoe UI" w:hAnsi="Segoe UI" w:cs="Segoe UI"/>
          <w:lang w:eastAsia="en-GB"/>
        </w:rPr>
      </w:pPr>
      <w:r w:rsidRPr="00C643BA">
        <w:rPr>
          <w:rFonts w:cs="Arial"/>
          <w:lang w:eastAsia="en-GB"/>
        </w:rPr>
        <w:t> </w:t>
      </w:r>
    </w:p>
    <w:p w14:paraId="6B2D25A0" w14:textId="77777777" w:rsidR="006C3E2E" w:rsidRPr="00C643BA" w:rsidRDefault="006C3E2E" w:rsidP="006C3E2E">
      <w:pPr>
        <w:textAlignment w:val="baseline"/>
        <w:rPr>
          <w:rFonts w:ascii="Segoe UI" w:hAnsi="Segoe UI" w:cs="Segoe UI"/>
          <w:lang w:eastAsia="en-GB"/>
        </w:rPr>
      </w:pPr>
      <w:r w:rsidRPr="00C643BA">
        <w:rPr>
          <w:rFonts w:cs="Arial"/>
          <w:lang w:eastAsia="en-GB"/>
        </w:rPr>
        <w:t>There are multiple sources of referral into the lung cancer pathway all of which currently include access to chest radiography (CXR). GP referrals on the current cancer pathway require a CXR to be requested at the point of referral. The CXR result is used to inform the triage of referrals and potential onward referral needs. GP referrals for CXR outside of the cancer pathway include patients where the clinical suspicion of cancer did not meet the NG12 threshold (NG12 recommendations for lung cancer: </w:t>
      </w:r>
    </w:p>
    <w:p w14:paraId="3E096615" w14:textId="77777777" w:rsidR="006C3E2E" w:rsidRPr="00C643BA" w:rsidRDefault="006C3E2E" w:rsidP="006C3E2E">
      <w:pPr>
        <w:textAlignment w:val="baseline"/>
        <w:rPr>
          <w:rFonts w:ascii="Segoe UI" w:hAnsi="Segoe UI" w:cs="Segoe UI"/>
          <w:lang w:eastAsia="en-GB"/>
        </w:rPr>
      </w:pPr>
      <w:hyperlink r:id="rId12" w:anchor="lung-and-pleural-cancers" w:tgtFrame="_blank" w:history="1">
        <w:r w:rsidRPr="00C643BA">
          <w:rPr>
            <w:rFonts w:cs="Arial"/>
            <w:color w:val="0000FF"/>
            <w:u w:val="single"/>
            <w:lang w:eastAsia="en-GB"/>
          </w:rPr>
          <w:t>https://www.nice.org.uk/guidance/ng12/chapter/Recommendations-organised-by-site-of-cancer#lung-and-pleural-cancers</w:t>
        </w:r>
      </w:hyperlink>
      <w:r w:rsidRPr="00C643BA">
        <w:rPr>
          <w:rFonts w:cs="Arial"/>
          <w:color w:val="0000FF"/>
          <w:u w:val="single"/>
          <w:lang w:eastAsia="en-GB"/>
        </w:rPr>
        <w:t>)</w:t>
      </w:r>
      <w:r w:rsidRPr="00C643BA">
        <w:rPr>
          <w:rFonts w:cs="Arial"/>
          <w:lang w:eastAsia="en-GB"/>
        </w:rPr>
        <w:t>.  </w:t>
      </w:r>
    </w:p>
    <w:p w14:paraId="099E1052" w14:textId="77777777" w:rsidR="006C3E2E" w:rsidRPr="00C643BA" w:rsidRDefault="006C3E2E" w:rsidP="006C3E2E">
      <w:pPr>
        <w:textAlignment w:val="baseline"/>
        <w:rPr>
          <w:rFonts w:ascii="Segoe UI" w:hAnsi="Segoe UI" w:cs="Segoe UI"/>
          <w:lang w:eastAsia="en-GB"/>
        </w:rPr>
      </w:pPr>
      <w:r w:rsidRPr="00C643BA">
        <w:rPr>
          <w:rFonts w:cs="Arial"/>
          <w:lang w:eastAsia="en-GB"/>
        </w:rPr>
        <w:t>This cohort represents most consultant upgrades to the lung cancer pathway and typically have longer delays.  </w:t>
      </w:r>
    </w:p>
    <w:p w14:paraId="7AAF4D50" w14:textId="77777777" w:rsidR="006C3E2E" w:rsidRDefault="006C3E2E" w:rsidP="00CB362D">
      <w:pPr>
        <w:textAlignment w:val="baseline"/>
        <w:rPr>
          <w:rFonts w:cs="Arial"/>
          <w:lang w:eastAsia="en-GB"/>
        </w:rPr>
      </w:pPr>
    </w:p>
    <w:p w14:paraId="01AC42EE" w14:textId="2E93E46F" w:rsidR="00CB362D" w:rsidRPr="00C643BA" w:rsidRDefault="00CB362D" w:rsidP="00CB362D">
      <w:pPr>
        <w:textAlignment w:val="baseline"/>
        <w:rPr>
          <w:rFonts w:ascii="Segoe UI" w:hAnsi="Segoe UI" w:cs="Segoe UI"/>
          <w:lang w:eastAsia="en-GB"/>
        </w:rPr>
      </w:pPr>
      <w:r w:rsidRPr="00C643BA">
        <w:rPr>
          <w:rFonts w:cs="Arial"/>
          <w:lang w:eastAsia="en-GB"/>
        </w:rPr>
        <w:t xml:space="preserve">The national turnaround times for reporting were launched on 9th August 2023 and require all urgent GP requests to be reported within 7 days, routine request by 28 days with requests for patients on a cancer pathway to be reported within 3 days. </w:t>
      </w:r>
      <w:r w:rsidRPr="00C643BA">
        <w:rPr>
          <w:rFonts w:cs="Arial"/>
          <w:lang w:eastAsia="en-GB"/>
        </w:rPr>
        <w:lastRenderedPageBreak/>
        <w:t xml:space="preserve">Report turnaround time is a critical dependency within the lung cancer </w:t>
      </w:r>
      <w:proofErr w:type="gramStart"/>
      <w:r w:rsidRPr="00C643BA">
        <w:rPr>
          <w:rFonts w:cs="Arial"/>
          <w:lang w:eastAsia="en-GB"/>
        </w:rPr>
        <w:t>pathway,</w:t>
      </w:r>
      <w:proofErr w:type="gramEnd"/>
      <w:r w:rsidRPr="00C643BA">
        <w:rPr>
          <w:rFonts w:cs="Arial"/>
          <w:lang w:eastAsia="en-GB"/>
        </w:rPr>
        <w:t xml:space="preserve"> even minor delays therefore have a significant impact on this turnaround time. At present the referral status is visible within the reporting worklist showing 2WW, urgent and routine. Radiographers are asked to escalate abnormal findings suspicious of lung cancer for ‘hot reporting’. </w:t>
      </w:r>
    </w:p>
    <w:p w14:paraId="48904654" w14:textId="77777777" w:rsidR="00CB362D" w:rsidRPr="00C643BA" w:rsidRDefault="00CB362D" w:rsidP="00CB362D">
      <w:pPr>
        <w:textAlignment w:val="baseline"/>
        <w:rPr>
          <w:rFonts w:ascii="Segoe UI" w:hAnsi="Segoe UI" w:cs="Segoe UI"/>
          <w:lang w:eastAsia="en-GB"/>
        </w:rPr>
      </w:pPr>
      <w:r w:rsidRPr="00C643BA">
        <w:rPr>
          <w:rFonts w:cs="Arial"/>
          <w:lang w:eastAsia="en-GB"/>
        </w:rPr>
        <w:t> </w:t>
      </w:r>
    </w:p>
    <w:p w14:paraId="61E6E240" w14:textId="77777777" w:rsidR="00CB362D" w:rsidRPr="00C643BA" w:rsidRDefault="00CB362D" w:rsidP="00CB362D">
      <w:pPr>
        <w:textAlignment w:val="baseline"/>
        <w:rPr>
          <w:rFonts w:ascii="Segoe UI" w:hAnsi="Segoe UI" w:cs="Segoe UI"/>
          <w:lang w:eastAsia="en-GB"/>
        </w:rPr>
      </w:pPr>
      <w:r w:rsidRPr="00C643BA">
        <w:rPr>
          <w:rFonts w:cs="Arial"/>
          <w:lang w:eastAsia="en-GB"/>
        </w:rPr>
        <w:t>Moreover, the diagnostic radiology workforce is not keeping pace with demand for services. In 2022, the clinical radiology workforce grew by just 3%. In comparison, demand for diagnostic activity is rising by over 5% annually. The UK now has a 29% shortfall of clinical radiologists, which is expected to rise to 40% in five years. Innovative technologies are sought to provide mitigation for the rising demand on the current workforce. </w:t>
      </w:r>
    </w:p>
    <w:p w14:paraId="71DA857E" w14:textId="3D374E75" w:rsidR="00CB362D" w:rsidRPr="00C643BA" w:rsidRDefault="00CB362D" w:rsidP="00663512"/>
    <w:p w14:paraId="1765D5D6" w14:textId="101F9989" w:rsidR="00CB362D" w:rsidRPr="00C643BA" w:rsidRDefault="00CB362D" w:rsidP="00663512"/>
    <w:p w14:paraId="6BB52AE5" w14:textId="77777777" w:rsidR="00CB362D" w:rsidRPr="00C643BA" w:rsidRDefault="00CB362D" w:rsidP="00663512"/>
    <w:p w14:paraId="0300D87A" w14:textId="77777777" w:rsidR="00663512" w:rsidRPr="00C643BA" w:rsidRDefault="00663512" w:rsidP="00880434">
      <w:pPr>
        <w:pStyle w:val="QAHeading2"/>
        <w:numPr>
          <w:ilvl w:val="1"/>
          <w:numId w:val="2"/>
        </w:numPr>
        <w:rPr>
          <w:sz w:val="24"/>
          <w:szCs w:val="24"/>
        </w:rPr>
      </w:pPr>
      <w:bookmarkStart w:id="6" w:name="_Toc169004929"/>
      <w:r w:rsidRPr="00C643BA">
        <w:rPr>
          <w:sz w:val="24"/>
          <w:szCs w:val="24"/>
        </w:rPr>
        <w:t>RATIONALE FOR CURRENT STUDY</w:t>
      </w:r>
      <w:bookmarkEnd w:id="6"/>
    </w:p>
    <w:p w14:paraId="3179EEAA" w14:textId="7E1BA02F" w:rsidR="00663512" w:rsidRPr="00C643BA" w:rsidRDefault="00663512" w:rsidP="00663512">
      <w:pPr>
        <w:jc w:val="both"/>
        <w:rPr>
          <w:bCs/>
        </w:rPr>
      </w:pPr>
    </w:p>
    <w:p w14:paraId="4DF7652A" w14:textId="77777777" w:rsidR="00814168" w:rsidRPr="00C643BA" w:rsidRDefault="00814168" w:rsidP="00814168">
      <w:pPr>
        <w:jc w:val="both"/>
        <w:textAlignment w:val="baseline"/>
        <w:rPr>
          <w:rFonts w:ascii="Segoe UI" w:hAnsi="Segoe UI" w:cs="Segoe UI"/>
          <w:lang w:eastAsia="en-GB"/>
        </w:rPr>
      </w:pPr>
      <w:r w:rsidRPr="00C643BA">
        <w:rPr>
          <w:rFonts w:cs="Arial"/>
          <w:lang w:eastAsia="en-GB"/>
        </w:rPr>
        <w:t>The introduction of AI software can improve diagnostic accuracy, highlight abnormal cases for rapid reporting and reduce the overall reporting workload has potential to significantly impact the performance of the lung cancer pathway. </w:t>
      </w:r>
    </w:p>
    <w:p w14:paraId="26F0C970" w14:textId="77777777" w:rsidR="00814168" w:rsidRPr="00C643BA" w:rsidRDefault="00814168" w:rsidP="00814168">
      <w:pPr>
        <w:jc w:val="both"/>
        <w:textAlignment w:val="baseline"/>
        <w:rPr>
          <w:rFonts w:ascii="Segoe UI" w:hAnsi="Segoe UI" w:cs="Segoe UI"/>
          <w:lang w:eastAsia="en-GB"/>
        </w:rPr>
      </w:pPr>
      <w:r w:rsidRPr="00C643BA">
        <w:rPr>
          <w:rFonts w:cs="Arial"/>
          <w:lang w:eastAsia="en-GB"/>
        </w:rPr>
        <w:t> </w:t>
      </w:r>
    </w:p>
    <w:p w14:paraId="7E6C849B" w14:textId="77777777" w:rsidR="00814168" w:rsidRPr="00C643BA" w:rsidRDefault="00814168" w:rsidP="00814168">
      <w:pPr>
        <w:numPr>
          <w:ilvl w:val="0"/>
          <w:numId w:val="9"/>
        </w:numPr>
        <w:ind w:left="360" w:firstLine="0"/>
        <w:jc w:val="both"/>
        <w:textAlignment w:val="baseline"/>
        <w:rPr>
          <w:rFonts w:cs="Arial"/>
          <w:lang w:eastAsia="en-GB"/>
        </w:rPr>
      </w:pPr>
      <w:r w:rsidRPr="00C643BA">
        <w:rPr>
          <w:rFonts w:cs="Arial"/>
          <w:b/>
          <w:bCs/>
          <w:lang w:eastAsia="en-GB"/>
        </w:rPr>
        <w:t>Assist with early-stage diagnosis</w:t>
      </w:r>
      <w:r w:rsidRPr="00C643BA">
        <w:rPr>
          <w:rFonts w:cs="Arial"/>
          <w:lang w:eastAsia="en-GB"/>
        </w:rPr>
        <w:t> </w:t>
      </w:r>
    </w:p>
    <w:p w14:paraId="242833FC" w14:textId="77777777" w:rsidR="00814168" w:rsidRPr="00C643BA" w:rsidRDefault="00814168" w:rsidP="00C643BA">
      <w:pPr>
        <w:jc w:val="both"/>
        <w:textAlignment w:val="baseline"/>
        <w:rPr>
          <w:rFonts w:ascii="Segoe UI" w:hAnsi="Segoe UI" w:cs="Segoe UI"/>
          <w:lang w:eastAsia="en-GB"/>
        </w:rPr>
      </w:pPr>
      <w:r w:rsidRPr="00C643BA">
        <w:rPr>
          <w:rFonts w:cs="Arial"/>
          <w:lang w:eastAsia="en-GB"/>
        </w:rPr>
        <w:t>Provides diagnostic assistance to expert radiologists, reducing missed lung cancers by up to 60%</w:t>
      </w:r>
      <w:r w:rsidRPr="00C643BA">
        <w:rPr>
          <w:rFonts w:cs="Arial"/>
          <w:vertAlign w:val="superscript"/>
          <w:lang w:eastAsia="en-GB"/>
        </w:rPr>
        <w:t>4</w:t>
      </w:r>
      <w:r w:rsidRPr="00C643BA">
        <w:rPr>
          <w:rFonts w:cs="Arial"/>
          <w:lang w:eastAsia="en-GB"/>
        </w:rPr>
        <w:t xml:space="preserve"> helping to identify early-stage, hard to spot cancers. AI-augmented reporting also standardises reporting performance </w:t>
      </w:r>
    </w:p>
    <w:p w14:paraId="355EFFD2" w14:textId="77777777" w:rsidR="00814168" w:rsidRPr="00C643BA" w:rsidRDefault="00814168" w:rsidP="00814168">
      <w:pPr>
        <w:numPr>
          <w:ilvl w:val="0"/>
          <w:numId w:val="10"/>
        </w:numPr>
        <w:ind w:left="360" w:firstLine="0"/>
        <w:jc w:val="both"/>
        <w:textAlignment w:val="baseline"/>
        <w:rPr>
          <w:rFonts w:cs="Arial"/>
          <w:lang w:eastAsia="en-GB"/>
        </w:rPr>
      </w:pPr>
      <w:r w:rsidRPr="00C643BA">
        <w:rPr>
          <w:rFonts w:cs="Arial"/>
          <w:b/>
          <w:bCs/>
          <w:lang w:eastAsia="en-GB"/>
        </w:rPr>
        <w:t>Expedite the detection of lung cancer</w:t>
      </w:r>
      <w:r w:rsidRPr="00C643BA">
        <w:rPr>
          <w:rFonts w:cs="Arial"/>
          <w:lang w:eastAsia="en-GB"/>
        </w:rPr>
        <w:t> </w:t>
      </w:r>
    </w:p>
    <w:p w14:paraId="1888FAC0" w14:textId="77777777" w:rsidR="00814168" w:rsidRPr="00C643BA" w:rsidRDefault="00814168" w:rsidP="00C643BA">
      <w:pPr>
        <w:jc w:val="both"/>
        <w:textAlignment w:val="baseline"/>
        <w:rPr>
          <w:rFonts w:ascii="Segoe UI" w:hAnsi="Segoe UI" w:cs="Segoe UI"/>
          <w:lang w:eastAsia="en-GB"/>
        </w:rPr>
      </w:pPr>
      <w:r w:rsidRPr="00C643BA">
        <w:rPr>
          <w:rFonts w:cs="Arial"/>
          <w:lang w:eastAsia="en-GB"/>
        </w:rPr>
        <w:t>AI CXR software can improve triage of cases suspicious of lung cancer (SLC) to be highlighted for immediate reporting and, if the reporter agrees with SLC flag, be scheduled for same-day CT, fast-tracking diagnosis </w:t>
      </w:r>
    </w:p>
    <w:p w14:paraId="5A085AF6" w14:textId="77777777" w:rsidR="00814168" w:rsidRPr="00C643BA" w:rsidRDefault="00814168" w:rsidP="00814168">
      <w:pPr>
        <w:jc w:val="both"/>
        <w:textAlignment w:val="baseline"/>
        <w:rPr>
          <w:rFonts w:ascii="Segoe UI" w:hAnsi="Segoe UI" w:cs="Segoe UI"/>
          <w:lang w:eastAsia="en-GB"/>
        </w:rPr>
      </w:pPr>
      <w:r w:rsidRPr="00C643BA">
        <w:rPr>
          <w:rFonts w:cs="Arial"/>
          <w:lang w:eastAsia="en-GB"/>
        </w:rPr>
        <w:t>  </w:t>
      </w:r>
    </w:p>
    <w:p w14:paraId="0D966696" w14:textId="77777777" w:rsidR="00814168" w:rsidRPr="00C643BA" w:rsidRDefault="00814168" w:rsidP="00814168">
      <w:pPr>
        <w:numPr>
          <w:ilvl w:val="0"/>
          <w:numId w:val="11"/>
        </w:numPr>
        <w:ind w:left="360" w:firstLine="0"/>
        <w:jc w:val="both"/>
        <w:textAlignment w:val="baseline"/>
        <w:rPr>
          <w:rFonts w:cs="Arial"/>
          <w:lang w:eastAsia="en-GB"/>
        </w:rPr>
      </w:pPr>
      <w:r w:rsidRPr="00C643BA">
        <w:rPr>
          <w:rFonts w:cs="Arial"/>
          <w:b/>
          <w:bCs/>
          <w:lang w:eastAsia="en-GB"/>
        </w:rPr>
        <w:t>Reduce pressures on radiology department (additional benefit)</w:t>
      </w:r>
      <w:r w:rsidRPr="00C643BA">
        <w:rPr>
          <w:rFonts w:cs="Arial"/>
          <w:lang w:eastAsia="en-GB"/>
        </w:rPr>
        <w:t> </w:t>
      </w:r>
    </w:p>
    <w:p w14:paraId="5DEA4C73" w14:textId="77777777" w:rsidR="00814168" w:rsidRPr="00C643BA" w:rsidRDefault="00814168" w:rsidP="00C643BA">
      <w:pPr>
        <w:jc w:val="both"/>
        <w:textAlignment w:val="baseline"/>
        <w:rPr>
          <w:rFonts w:ascii="Segoe UI" w:hAnsi="Segoe UI" w:cs="Segoe UI"/>
          <w:lang w:eastAsia="en-GB"/>
        </w:rPr>
      </w:pPr>
      <w:r w:rsidRPr="00C643BA">
        <w:rPr>
          <w:rFonts w:cs="Arial"/>
          <w:lang w:eastAsia="en-GB"/>
        </w:rPr>
        <w:t>Diagnose and report normal CXRs from radiologist workload (up to 30% of all CXRs) with a very low error rate. Removing normal auto-reported CXRs adds radiology capacity back into the system, allowing radiologists to better focus on more complex and urgent cases. Reduce the time to report an individual study by identifying abnormalities for inclusion in the report. </w:t>
      </w:r>
    </w:p>
    <w:p w14:paraId="0083CE51" w14:textId="77777777" w:rsidR="00814168" w:rsidRPr="00C643BA" w:rsidRDefault="00814168" w:rsidP="00814168">
      <w:pPr>
        <w:textAlignment w:val="baseline"/>
        <w:rPr>
          <w:rFonts w:ascii="Segoe UI" w:hAnsi="Segoe UI" w:cs="Segoe UI"/>
          <w:lang w:eastAsia="en-GB"/>
        </w:rPr>
      </w:pPr>
      <w:r w:rsidRPr="00C643BA">
        <w:rPr>
          <w:rFonts w:cs="Arial"/>
          <w:lang w:eastAsia="en-GB"/>
        </w:rPr>
        <w:t> </w:t>
      </w:r>
    </w:p>
    <w:p w14:paraId="5B8EBA8A" w14:textId="77777777" w:rsidR="00814168" w:rsidRPr="00C643BA" w:rsidRDefault="00814168" w:rsidP="00814168">
      <w:pPr>
        <w:textAlignment w:val="baseline"/>
        <w:rPr>
          <w:rFonts w:ascii="Segoe UI" w:hAnsi="Segoe UI" w:cs="Segoe UI"/>
          <w:lang w:eastAsia="en-GB"/>
        </w:rPr>
      </w:pPr>
      <w:r w:rsidRPr="00C643BA">
        <w:rPr>
          <w:rFonts w:cs="Arial"/>
          <w:lang w:eastAsia="en-GB"/>
        </w:rPr>
        <w:t>The above assertions are supported by published research and pilot projects</w:t>
      </w:r>
      <w:r w:rsidRPr="00C643BA">
        <w:rPr>
          <w:rFonts w:cs="Arial"/>
          <w:vertAlign w:val="superscript"/>
          <w:lang w:eastAsia="en-GB"/>
        </w:rPr>
        <w:t>5</w:t>
      </w:r>
      <w:r w:rsidRPr="00C643BA">
        <w:rPr>
          <w:rFonts w:cs="Arial"/>
          <w:lang w:eastAsia="en-GB"/>
        </w:rPr>
        <w:t>.  </w:t>
      </w:r>
    </w:p>
    <w:p w14:paraId="0D97140F" w14:textId="77777777" w:rsidR="00814168" w:rsidRPr="00C643BA" w:rsidRDefault="00814168" w:rsidP="00814168">
      <w:pPr>
        <w:textAlignment w:val="baseline"/>
        <w:rPr>
          <w:rFonts w:ascii="Segoe UI" w:hAnsi="Segoe UI" w:cs="Segoe UI"/>
          <w:lang w:eastAsia="en-GB"/>
        </w:rPr>
      </w:pPr>
      <w:r w:rsidRPr="00C643BA">
        <w:rPr>
          <w:rFonts w:cs="Arial"/>
          <w:lang w:eastAsia="en-GB"/>
        </w:rPr>
        <w:t> </w:t>
      </w:r>
    </w:p>
    <w:p w14:paraId="77E92CCE" w14:textId="4132A030" w:rsidR="00814168" w:rsidRPr="00C643BA" w:rsidRDefault="00814168" w:rsidP="00814168">
      <w:pPr>
        <w:textAlignment w:val="baseline"/>
        <w:rPr>
          <w:rFonts w:cs="Arial"/>
          <w:lang w:eastAsia="en-GB"/>
        </w:rPr>
      </w:pPr>
      <w:r w:rsidRPr="00C643BA">
        <w:rPr>
          <w:rFonts w:cs="Arial"/>
          <w:bCs/>
          <w:lang w:eastAsia="en-GB"/>
        </w:rPr>
        <w:t xml:space="preserve">However, NICE recommends further research in artificial intelligence (AI)- derived software alongside clinician review </w:t>
      </w:r>
      <w:r w:rsidRPr="00C643BA">
        <w:rPr>
          <w:rFonts w:cs="Arial"/>
          <w:lang w:eastAsia="en-GB"/>
        </w:rPr>
        <w:t>to assess the ris</w:t>
      </w:r>
      <w:r w:rsidR="00710D53">
        <w:rPr>
          <w:rFonts w:cs="Arial"/>
          <w:lang w:eastAsia="en-GB"/>
        </w:rPr>
        <w:t>ks and benefits in routine care</w:t>
      </w:r>
      <w:r w:rsidR="00710D53">
        <w:rPr>
          <w:rFonts w:cs="Arial"/>
          <w:vertAlign w:val="superscript"/>
          <w:lang w:eastAsia="en-GB"/>
        </w:rPr>
        <w:t>7</w:t>
      </w:r>
      <w:r w:rsidR="00710D53">
        <w:rPr>
          <w:rFonts w:cs="Arial"/>
          <w:lang w:eastAsia="en-GB"/>
        </w:rPr>
        <w:t xml:space="preserve">. </w:t>
      </w:r>
      <w:r w:rsidRPr="00C643BA">
        <w:rPr>
          <w:rFonts w:cs="Arial"/>
          <w:lang w:eastAsia="en-GB"/>
        </w:rPr>
        <w:t>NICE have identified the following evidence gaps which requ</w:t>
      </w:r>
      <w:r w:rsidR="006C3E2E">
        <w:rPr>
          <w:rFonts w:cs="Arial"/>
          <w:lang w:eastAsia="en-GB"/>
        </w:rPr>
        <w:t>ire further research evaluation:</w:t>
      </w:r>
    </w:p>
    <w:p w14:paraId="4768E53A" w14:textId="77777777" w:rsidR="00814168" w:rsidRPr="00C643BA" w:rsidRDefault="00814168" w:rsidP="00814168">
      <w:pPr>
        <w:textAlignment w:val="baseline"/>
        <w:rPr>
          <w:rFonts w:cs="Arial"/>
          <w:lang w:eastAsia="en-GB"/>
        </w:rPr>
      </w:pPr>
    </w:p>
    <w:p w14:paraId="41D7E138" w14:textId="09820997" w:rsidR="00C643BA" w:rsidRPr="005B2E78" w:rsidRDefault="00814168" w:rsidP="00814168">
      <w:pPr>
        <w:pStyle w:val="ListParagraph"/>
        <w:numPr>
          <w:ilvl w:val="0"/>
          <w:numId w:val="12"/>
        </w:numPr>
        <w:textAlignment w:val="baseline"/>
        <w:rPr>
          <w:rFonts w:ascii="Segoe UI" w:hAnsi="Segoe UI" w:cs="Segoe UI"/>
          <w:lang w:eastAsia="en-GB"/>
        </w:rPr>
      </w:pPr>
      <w:r w:rsidRPr="00C643BA">
        <w:rPr>
          <w:rFonts w:cs="Arial"/>
          <w:lang w:eastAsia="en-GB"/>
        </w:rPr>
        <w:t xml:space="preserve">Referral to CT scan. </w:t>
      </w:r>
    </w:p>
    <w:p w14:paraId="5CB69DFA" w14:textId="77777777" w:rsidR="005B2E78" w:rsidRPr="00C643BA" w:rsidRDefault="005B2E78" w:rsidP="005B2E78">
      <w:pPr>
        <w:pStyle w:val="ListParagraph"/>
        <w:textAlignment w:val="baseline"/>
        <w:rPr>
          <w:rFonts w:ascii="Segoe UI" w:hAnsi="Segoe UI" w:cs="Segoe UI"/>
          <w:lang w:eastAsia="en-GB"/>
        </w:rPr>
      </w:pPr>
    </w:p>
    <w:p w14:paraId="1E2ECECB" w14:textId="2FA190ED" w:rsidR="00814168" w:rsidRDefault="00814168" w:rsidP="00C643BA">
      <w:pPr>
        <w:textAlignment w:val="baseline"/>
        <w:rPr>
          <w:rFonts w:cs="Arial"/>
        </w:rPr>
      </w:pPr>
      <w:r w:rsidRPr="00C643BA">
        <w:rPr>
          <w:rFonts w:cs="Arial"/>
        </w:rPr>
        <w:lastRenderedPageBreak/>
        <w:t xml:space="preserve">The review of </w:t>
      </w:r>
      <w:r w:rsidR="002272E6">
        <w:rPr>
          <w:rFonts w:cs="Arial"/>
        </w:rPr>
        <w:t>CXRs</w:t>
      </w:r>
      <w:r w:rsidRPr="00C643BA">
        <w:rPr>
          <w:rFonts w:cs="Arial"/>
        </w:rPr>
        <w:t xml:space="preserve"> determine</w:t>
      </w:r>
      <w:r w:rsidR="00F73D7D">
        <w:rPr>
          <w:rFonts w:cs="Arial"/>
        </w:rPr>
        <w:t>s</w:t>
      </w:r>
      <w:r w:rsidRPr="00C643BA">
        <w:rPr>
          <w:rFonts w:cs="Arial"/>
        </w:rPr>
        <w:t xml:space="preserve"> whether people will p</w:t>
      </w:r>
      <w:r w:rsidR="006C3E2E">
        <w:rPr>
          <w:rFonts w:cs="Arial"/>
        </w:rPr>
        <w:t>roceed to have a chest CT scan.</w:t>
      </w:r>
      <w:r w:rsidRPr="00C643BA">
        <w:rPr>
          <w:rFonts w:cs="Arial"/>
        </w:rPr>
        <w:t xml:space="preserve"> This may be influenced </w:t>
      </w:r>
      <w:r w:rsidR="006C3E2E">
        <w:rPr>
          <w:rFonts w:cs="Arial"/>
        </w:rPr>
        <w:t>by the assess</w:t>
      </w:r>
      <w:r w:rsidR="007B688E">
        <w:rPr>
          <w:rFonts w:cs="Arial"/>
        </w:rPr>
        <w:t>ed</w:t>
      </w:r>
      <w:r w:rsidR="006C3E2E">
        <w:rPr>
          <w:rFonts w:cs="Arial"/>
        </w:rPr>
        <w:t xml:space="preserve"> AI technologies. </w:t>
      </w:r>
      <w:r w:rsidRPr="00C643BA">
        <w:rPr>
          <w:rFonts w:cs="Arial"/>
        </w:rPr>
        <w:t xml:space="preserve">To understand the impact on </w:t>
      </w:r>
      <w:r w:rsidR="007B688E">
        <w:rPr>
          <w:rFonts w:cs="Arial"/>
        </w:rPr>
        <w:t>resource use</w:t>
      </w:r>
      <w:r w:rsidRPr="00C643BA">
        <w:rPr>
          <w:rFonts w:cs="Arial"/>
        </w:rPr>
        <w:t xml:space="preserve">, it is necessary to understand how AI software affects the proportion of people with </w:t>
      </w:r>
      <w:r w:rsidR="00DF7191">
        <w:rPr>
          <w:rFonts w:cs="Arial"/>
        </w:rPr>
        <w:t>CXRs</w:t>
      </w:r>
      <w:r w:rsidRPr="00C643BA">
        <w:rPr>
          <w:rFonts w:cs="Arial"/>
        </w:rPr>
        <w:t xml:space="preserve"> who are referred on to chest CT and the overall number of referrals to CT.</w:t>
      </w:r>
    </w:p>
    <w:p w14:paraId="0841F87A" w14:textId="77777777" w:rsidR="00C643BA" w:rsidRPr="00C643BA" w:rsidRDefault="00C643BA" w:rsidP="00C643BA">
      <w:pPr>
        <w:textAlignment w:val="baseline"/>
        <w:rPr>
          <w:rFonts w:ascii="Segoe UI" w:hAnsi="Segoe UI" w:cs="Segoe UI"/>
          <w:lang w:eastAsia="en-GB"/>
        </w:rPr>
      </w:pPr>
    </w:p>
    <w:p w14:paraId="57FA8B5D" w14:textId="4D5E3D9C" w:rsidR="00C643BA" w:rsidRPr="005B2E78" w:rsidRDefault="00814168" w:rsidP="00C643BA">
      <w:pPr>
        <w:pStyle w:val="ListParagraph"/>
        <w:numPr>
          <w:ilvl w:val="0"/>
          <w:numId w:val="12"/>
        </w:numPr>
        <w:textAlignment w:val="baseline"/>
        <w:rPr>
          <w:rFonts w:ascii="Segoe UI" w:hAnsi="Segoe UI" w:cs="Segoe UI"/>
          <w:lang w:eastAsia="en-GB"/>
        </w:rPr>
      </w:pPr>
      <w:r w:rsidRPr="00C643BA">
        <w:rPr>
          <w:rFonts w:cs="Arial"/>
        </w:rPr>
        <w:t xml:space="preserve">Time to </w:t>
      </w:r>
      <w:r w:rsidR="00DF7191">
        <w:rPr>
          <w:rFonts w:cs="Arial"/>
        </w:rPr>
        <w:t>CXR</w:t>
      </w:r>
      <w:r w:rsidRPr="00C643BA">
        <w:rPr>
          <w:rFonts w:cs="Arial"/>
        </w:rPr>
        <w:t xml:space="preserve"> review, CT referral and diagnosis.</w:t>
      </w:r>
    </w:p>
    <w:p w14:paraId="23EFB182" w14:textId="77777777" w:rsidR="005B2E78" w:rsidRPr="00C643BA" w:rsidRDefault="005B2E78" w:rsidP="005B2E78">
      <w:pPr>
        <w:pStyle w:val="ListParagraph"/>
        <w:textAlignment w:val="baseline"/>
        <w:rPr>
          <w:rFonts w:ascii="Segoe UI" w:hAnsi="Segoe UI" w:cs="Segoe UI"/>
          <w:lang w:eastAsia="en-GB"/>
        </w:rPr>
      </w:pPr>
    </w:p>
    <w:p w14:paraId="04C00ABB" w14:textId="3CE6436D" w:rsidR="00814168" w:rsidRDefault="00814168" w:rsidP="00C643BA">
      <w:pPr>
        <w:textAlignment w:val="baseline"/>
        <w:rPr>
          <w:rFonts w:cs="Arial"/>
        </w:rPr>
      </w:pPr>
      <w:r w:rsidRPr="00C643BA">
        <w:rPr>
          <w:rFonts w:cs="Arial"/>
        </w:rPr>
        <w:t xml:space="preserve">An advantage at the software may be in supporting quicker review and reporting of chest x-rays, leading to quicker referral </w:t>
      </w:r>
      <w:r w:rsidR="006C3E2E">
        <w:rPr>
          <w:rFonts w:cs="Arial"/>
        </w:rPr>
        <w:t>to chest CT scan and diagnosis.</w:t>
      </w:r>
      <w:r w:rsidRPr="00C643BA">
        <w:rPr>
          <w:rFonts w:cs="Arial"/>
        </w:rPr>
        <w:t xml:space="preserve"> An additional advantage of using AI derived software to interpret images is that the algorithm can prioritize the images for the review if abnormal findings are detected. This can be assessed </w:t>
      </w:r>
      <w:r w:rsidR="00971B59">
        <w:rPr>
          <w:rFonts w:cs="Arial"/>
        </w:rPr>
        <w:t xml:space="preserve">by </w:t>
      </w:r>
      <w:r w:rsidRPr="00C643BA">
        <w:rPr>
          <w:rFonts w:cs="Arial"/>
        </w:rPr>
        <w:t xml:space="preserve">measuring:  </w:t>
      </w:r>
    </w:p>
    <w:p w14:paraId="7FEB5B9D" w14:textId="77777777" w:rsidR="00C643BA" w:rsidRPr="00C643BA" w:rsidRDefault="00C643BA" w:rsidP="00C643BA">
      <w:pPr>
        <w:textAlignment w:val="baseline"/>
        <w:rPr>
          <w:rFonts w:ascii="Segoe UI" w:hAnsi="Segoe UI" w:cs="Segoe UI"/>
          <w:lang w:eastAsia="en-GB"/>
        </w:rPr>
      </w:pPr>
    </w:p>
    <w:p w14:paraId="56685843" w14:textId="6D0B2149" w:rsidR="00814168" w:rsidRPr="00C643BA" w:rsidRDefault="007B688E" w:rsidP="00814168">
      <w:pPr>
        <w:pStyle w:val="ListParagraph"/>
        <w:numPr>
          <w:ilvl w:val="0"/>
          <w:numId w:val="13"/>
        </w:numPr>
        <w:autoSpaceDE w:val="0"/>
        <w:autoSpaceDN w:val="0"/>
        <w:adjustRightInd w:val="0"/>
        <w:rPr>
          <w:rFonts w:cs="Arial"/>
        </w:rPr>
      </w:pPr>
      <w:r>
        <w:rPr>
          <w:rFonts w:cs="Arial"/>
        </w:rPr>
        <w:t xml:space="preserve">time from </w:t>
      </w:r>
      <w:r w:rsidR="00DF7191">
        <w:rPr>
          <w:rFonts w:cs="Arial"/>
        </w:rPr>
        <w:t>CXR</w:t>
      </w:r>
      <w:r w:rsidR="00814168" w:rsidRPr="00C643BA">
        <w:rPr>
          <w:rFonts w:cs="Arial"/>
        </w:rPr>
        <w:t xml:space="preserve"> </w:t>
      </w:r>
      <w:r>
        <w:rPr>
          <w:rFonts w:cs="Arial"/>
        </w:rPr>
        <w:t>t</w:t>
      </w:r>
      <w:r w:rsidR="00814168" w:rsidRPr="00C643BA">
        <w:rPr>
          <w:rFonts w:cs="Arial"/>
        </w:rPr>
        <w:t>o report</w:t>
      </w:r>
    </w:p>
    <w:p w14:paraId="58B4E13C" w14:textId="42086CC6" w:rsidR="00C643BA" w:rsidRDefault="007B688E" w:rsidP="00C643BA">
      <w:pPr>
        <w:pStyle w:val="ListParagraph"/>
        <w:numPr>
          <w:ilvl w:val="0"/>
          <w:numId w:val="13"/>
        </w:numPr>
        <w:autoSpaceDE w:val="0"/>
        <w:autoSpaceDN w:val="0"/>
        <w:adjustRightInd w:val="0"/>
        <w:rPr>
          <w:rFonts w:cs="Arial"/>
        </w:rPr>
      </w:pPr>
      <w:r>
        <w:rPr>
          <w:rFonts w:cs="Arial"/>
        </w:rPr>
        <w:t>a</w:t>
      </w:r>
      <w:r w:rsidR="00814168" w:rsidRPr="00C643BA">
        <w:rPr>
          <w:rFonts w:cs="Arial"/>
        </w:rPr>
        <w:t xml:space="preserve">verage number of </w:t>
      </w:r>
      <w:r w:rsidR="00DF7191">
        <w:rPr>
          <w:rFonts w:cs="Arial"/>
        </w:rPr>
        <w:t>CXRs</w:t>
      </w:r>
      <w:r w:rsidR="00814168" w:rsidRPr="00C643BA">
        <w:rPr>
          <w:rFonts w:cs="Arial"/>
        </w:rPr>
        <w:t xml:space="preserve"> assessed per reviewer per day</w:t>
      </w:r>
    </w:p>
    <w:p w14:paraId="13438A29" w14:textId="77777777" w:rsidR="00C643BA" w:rsidRDefault="00C643BA" w:rsidP="00C643BA">
      <w:pPr>
        <w:pStyle w:val="ListParagraph"/>
        <w:autoSpaceDE w:val="0"/>
        <w:autoSpaceDN w:val="0"/>
        <w:adjustRightInd w:val="0"/>
        <w:rPr>
          <w:rFonts w:cs="Arial"/>
        </w:rPr>
      </w:pPr>
    </w:p>
    <w:p w14:paraId="7C0EE23F" w14:textId="588288DF" w:rsidR="00814168" w:rsidRPr="00C643BA" w:rsidRDefault="00814168" w:rsidP="00C643BA">
      <w:pPr>
        <w:autoSpaceDE w:val="0"/>
        <w:autoSpaceDN w:val="0"/>
        <w:adjustRightInd w:val="0"/>
        <w:rPr>
          <w:rFonts w:cs="Arial"/>
        </w:rPr>
      </w:pPr>
      <w:r w:rsidRPr="00C643BA">
        <w:rPr>
          <w:rFonts w:cs="Arial"/>
        </w:rPr>
        <w:t xml:space="preserve">For those who are referred on to CT scan, it is important to assess how </w:t>
      </w:r>
      <w:r w:rsidR="007B688E">
        <w:rPr>
          <w:rFonts w:cs="Arial"/>
        </w:rPr>
        <w:t>the</w:t>
      </w:r>
      <w:r w:rsidRPr="00C643BA">
        <w:rPr>
          <w:rFonts w:cs="Arial"/>
        </w:rPr>
        <w:t xml:space="preserve"> software affects the time from receipt of </w:t>
      </w:r>
      <w:r w:rsidR="009F21A4">
        <w:rPr>
          <w:rFonts w:cs="Arial"/>
        </w:rPr>
        <w:t>CXR</w:t>
      </w:r>
      <w:r w:rsidRPr="00C643BA">
        <w:rPr>
          <w:rFonts w:cs="Arial"/>
        </w:rPr>
        <w:t xml:space="preserve"> to CT scan.</w:t>
      </w:r>
    </w:p>
    <w:p w14:paraId="620A77E8" w14:textId="643CB212" w:rsidR="00814168" w:rsidRPr="00C643BA" w:rsidRDefault="00814168" w:rsidP="00C643BA">
      <w:pPr>
        <w:textAlignment w:val="baseline"/>
        <w:rPr>
          <w:rFonts w:cs="Arial"/>
        </w:rPr>
      </w:pPr>
      <w:r w:rsidRPr="00C643BA">
        <w:rPr>
          <w:rFonts w:cs="Arial"/>
        </w:rPr>
        <w:t>The benefits of the technology w</w:t>
      </w:r>
      <w:r w:rsidR="007B688E">
        <w:rPr>
          <w:rFonts w:cs="Arial"/>
        </w:rPr>
        <w:t>hen</w:t>
      </w:r>
      <w:r w:rsidRPr="00C643BA">
        <w:rPr>
          <w:rFonts w:cs="Arial"/>
        </w:rPr>
        <w:t xml:space="preserve"> used by less experienced</w:t>
      </w:r>
      <w:r w:rsidR="009F21A4">
        <w:rPr>
          <w:rFonts w:cs="Arial"/>
        </w:rPr>
        <w:t xml:space="preserve"> reporters such as</w:t>
      </w:r>
      <w:r w:rsidRPr="00C643BA">
        <w:rPr>
          <w:rFonts w:cs="Arial"/>
        </w:rPr>
        <w:t xml:space="preserve"> trainee radiologists</w:t>
      </w:r>
      <w:r w:rsidR="006B6084">
        <w:rPr>
          <w:rFonts w:cs="Arial"/>
        </w:rPr>
        <w:t>,</w:t>
      </w:r>
      <w:r w:rsidRPr="00C643BA">
        <w:rPr>
          <w:rFonts w:cs="Arial"/>
        </w:rPr>
        <w:t xml:space="preserve"> and reporting radiographers should also be considered when collecting data for this outcome.</w:t>
      </w:r>
    </w:p>
    <w:p w14:paraId="46A6E436" w14:textId="77777777" w:rsidR="00814168" w:rsidRPr="00C643BA" w:rsidRDefault="00814168" w:rsidP="00814168">
      <w:pPr>
        <w:ind w:left="360"/>
        <w:textAlignment w:val="baseline"/>
        <w:rPr>
          <w:rFonts w:cs="Arial"/>
        </w:rPr>
      </w:pPr>
    </w:p>
    <w:p w14:paraId="0B8DB8CC" w14:textId="77777777" w:rsidR="00814168" w:rsidRPr="00C643BA" w:rsidRDefault="00814168" w:rsidP="00814168">
      <w:pPr>
        <w:pStyle w:val="ListParagraph"/>
        <w:numPr>
          <w:ilvl w:val="0"/>
          <w:numId w:val="12"/>
        </w:numPr>
        <w:textAlignment w:val="baseline"/>
        <w:rPr>
          <w:rFonts w:ascii="Segoe UI" w:hAnsi="Segoe UI" w:cs="Segoe UI"/>
          <w:lang w:eastAsia="en-GB"/>
        </w:rPr>
      </w:pPr>
      <w:r w:rsidRPr="00C643BA">
        <w:rPr>
          <w:rFonts w:cs="Arial"/>
        </w:rPr>
        <w:t>Diagnostic accuracy and technical failure rate.</w:t>
      </w:r>
    </w:p>
    <w:p w14:paraId="56F72108" w14:textId="77777777" w:rsidR="00814168" w:rsidRPr="00C643BA" w:rsidRDefault="00814168" w:rsidP="00814168">
      <w:pPr>
        <w:pStyle w:val="ListParagraph"/>
        <w:textAlignment w:val="baseline"/>
        <w:rPr>
          <w:rFonts w:ascii="Segoe UI" w:hAnsi="Segoe UI" w:cs="Segoe UI"/>
          <w:lang w:eastAsia="en-GB"/>
        </w:rPr>
      </w:pPr>
      <w:r w:rsidRPr="00C643BA">
        <w:rPr>
          <w:rFonts w:cs="Arial"/>
        </w:rPr>
        <w:t xml:space="preserve"> </w:t>
      </w:r>
    </w:p>
    <w:p w14:paraId="61BB0F37" w14:textId="10037538" w:rsidR="00814168" w:rsidRPr="00C643BA" w:rsidRDefault="00C643BA" w:rsidP="00C643BA">
      <w:pPr>
        <w:textAlignment w:val="baseline"/>
        <w:rPr>
          <w:rFonts w:cs="Arial"/>
        </w:rPr>
      </w:pPr>
      <w:r w:rsidRPr="00C643BA">
        <w:rPr>
          <w:rFonts w:cs="Arial"/>
        </w:rPr>
        <w:t>A</w:t>
      </w:r>
      <w:r w:rsidR="00814168" w:rsidRPr="00C643BA">
        <w:rPr>
          <w:rFonts w:cs="Arial"/>
        </w:rPr>
        <w:t xml:space="preserve">I derived software may improve a </w:t>
      </w:r>
      <w:r w:rsidR="006B6084">
        <w:rPr>
          <w:rFonts w:cs="Arial"/>
        </w:rPr>
        <w:t>CXR reporter</w:t>
      </w:r>
      <w:r w:rsidR="006C3E2E">
        <w:rPr>
          <w:rFonts w:cs="Arial"/>
        </w:rPr>
        <w:t>’</w:t>
      </w:r>
      <w:r w:rsidR="00814168" w:rsidRPr="00C643BA">
        <w:rPr>
          <w:rFonts w:cs="Arial"/>
        </w:rPr>
        <w:t>s ability to identify images with f</w:t>
      </w:r>
      <w:r w:rsidR="006C3E2E">
        <w:rPr>
          <w:rFonts w:cs="Arial"/>
        </w:rPr>
        <w:t>eatures suggesting lung cancer.</w:t>
      </w:r>
      <w:r w:rsidR="00814168" w:rsidRPr="00C643BA">
        <w:rPr>
          <w:rFonts w:cs="Arial"/>
        </w:rPr>
        <w:t xml:space="preserve"> Improving sensitivity to abnormalities could result in earl</w:t>
      </w:r>
      <w:r w:rsidR="007B688E">
        <w:rPr>
          <w:rFonts w:cs="Arial"/>
        </w:rPr>
        <w:t>ier</w:t>
      </w:r>
      <w:r w:rsidR="00814168" w:rsidRPr="00C643BA">
        <w:rPr>
          <w:rFonts w:cs="Arial"/>
        </w:rPr>
        <w:t xml:space="preserve"> diagnosis, but unnecessary referrals to CT incur costs to the NHS and may cause patient anxiety.</w:t>
      </w:r>
      <w:r w:rsidR="00814168" w:rsidRPr="00C643BA">
        <w:rPr>
          <w:rFonts w:cs="Arial"/>
        </w:rPr>
        <w:br/>
        <w:t>Information on diagnostic accuracy (positive predictive value) could be assessed by measuring the proportion of abnormal chest x-rays that are confirmed as abnormal by the chest CT scan. Information on the number of cancers detected and missed, stage of cancer at diagnosis, is also important to inform the economic model.</w:t>
      </w:r>
      <w:r w:rsidR="00814168" w:rsidRPr="00C643BA">
        <w:rPr>
          <w:rFonts w:cs="Arial"/>
        </w:rPr>
        <w:br/>
        <w:t>Technical failure and rejection rates should also be collected.</w:t>
      </w:r>
    </w:p>
    <w:p w14:paraId="60438C9E" w14:textId="77777777" w:rsidR="00814168" w:rsidRPr="00C643BA" w:rsidRDefault="00814168" w:rsidP="006C3E2E">
      <w:pPr>
        <w:textAlignment w:val="baseline"/>
        <w:rPr>
          <w:rFonts w:cs="Arial"/>
        </w:rPr>
      </w:pPr>
    </w:p>
    <w:p w14:paraId="1A7668DC" w14:textId="5242E1CE" w:rsidR="00814168" w:rsidRPr="00C643BA" w:rsidRDefault="00814168" w:rsidP="00814168">
      <w:pPr>
        <w:textAlignment w:val="baseline"/>
        <w:rPr>
          <w:rFonts w:cs="Arial"/>
        </w:rPr>
      </w:pPr>
      <w:r w:rsidRPr="00C643BA">
        <w:rPr>
          <w:rFonts w:cs="Arial"/>
        </w:rPr>
        <w:t xml:space="preserve">Evidence that further supports committee decision-making: </w:t>
      </w:r>
    </w:p>
    <w:p w14:paraId="6ADD8615" w14:textId="77777777" w:rsidR="00814168" w:rsidRPr="00C643BA" w:rsidRDefault="00814168" w:rsidP="00814168">
      <w:pPr>
        <w:textAlignment w:val="baseline"/>
        <w:rPr>
          <w:rFonts w:cs="Arial"/>
        </w:rPr>
      </w:pPr>
    </w:p>
    <w:p w14:paraId="22281160" w14:textId="334E5495" w:rsidR="00710D53" w:rsidRDefault="00814168" w:rsidP="00814168">
      <w:pPr>
        <w:pStyle w:val="ListParagraph"/>
        <w:numPr>
          <w:ilvl w:val="0"/>
          <w:numId w:val="12"/>
        </w:numPr>
        <w:textAlignment w:val="baseline"/>
        <w:rPr>
          <w:rFonts w:cs="Arial"/>
        </w:rPr>
      </w:pPr>
      <w:r w:rsidRPr="00C643BA">
        <w:rPr>
          <w:rFonts w:cs="Arial"/>
        </w:rPr>
        <w:t>Software impact on health care costs and resource use</w:t>
      </w:r>
      <w:r w:rsidR="00710D53">
        <w:rPr>
          <w:rFonts w:cs="Arial"/>
        </w:rPr>
        <w:t>.</w:t>
      </w:r>
    </w:p>
    <w:p w14:paraId="5F0FB8C9" w14:textId="77777777" w:rsidR="005B2E78" w:rsidRDefault="005B2E78" w:rsidP="005B2E78">
      <w:pPr>
        <w:pStyle w:val="ListParagraph"/>
        <w:textAlignment w:val="baseline"/>
        <w:rPr>
          <w:rFonts w:cs="Arial"/>
        </w:rPr>
      </w:pPr>
    </w:p>
    <w:p w14:paraId="4BA18322" w14:textId="14415D7E" w:rsidR="00814168" w:rsidRDefault="00710D53" w:rsidP="00710D53">
      <w:pPr>
        <w:textAlignment w:val="baseline"/>
        <w:rPr>
          <w:rFonts w:cs="Arial"/>
        </w:rPr>
      </w:pPr>
      <w:r>
        <w:rPr>
          <w:rFonts w:cs="Arial"/>
        </w:rPr>
        <w:t>F</w:t>
      </w:r>
      <w:r w:rsidR="00814168" w:rsidRPr="00710D53">
        <w:rPr>
          <w:rFonts w:cs="Arial"/>
        </w:rPr>
        <w:t>urther information on resources needed to</w:t>
      </w:r>
      <w:r w:rsidR="00C643BA" w:rsidRPr="00710D53">
        <w:rPr>
          <w:rFonts w:cs="Arial"/>
        </w:rPr>
        <w:t xml:space="preserve"> implement these technologies a</w:t>
      </w:r>
      <w:r w:rsidR="00814168" w:rsidRPr="00710D53">
        <w:rPr>
          <w:rFonts w:cs="Arial"/>
        </w:rPr>
        <w:t xml:space="preserve"> clinical practice is important for use in the economic modelling to inform decision-making.  For example, training and software implementation costs.</w:t>
      </w:r>
    </w:p>
    <w:p w14:paraId="2AAC7900" w14:textId="77777777" w:rsidR="00710D53" w:rsidRPr="00710D53" w:rsidRDefault="00710D53" w:rsidP="00710D53">
      <w:pPr>
        <w:textAlignment w:val="baseline"/>
        <w:rPr>
          <w:rFonts w:cs="Arial"/>
        </w:rPr>
      </w:pPr>
    </w:p>
    <w:p w14:paraId="6DFF6FE2" w14:textId="18D14C36" w:rsidR="00710D53" w:rsidRDefault="00814168" w:rsidP="00710D53">
      <w:pPr>
        <w:pStyle w:val="ListParagraph"/>
        <w:numPr>
          <w:ilvl w:val="0"/>
          <w:numId w:val="12"/>
        </w:numPr>
        <w:textAlignment w:val="baseline"/>
        <w:rPr>
          <w:rFonts w:cs="Arial"/>
        </w:rPr>
      </w:pPr>
      <w:r w:rsidRPr="00C643BA">
        <w:rPr>
          <w:rFonts w:cs="Arial"/>
        </w:rPr>
        <w:t>Evidence and populations with underlying conditions that could yield images that are challenging to interpret.</w:t>
      </w:r>
    </w:p>
    <w:p w14:paraId="3065812B" w14:textId="77777777" w:rsidR="005B2E78" w:rsidRDefault="005B2E78" w:rsidP="005B2E78">
      <w:pPr>
        <w:pStyle w:val="ListParagraph"/>
        <w:textAlignment w:val="baseline"/>
        <w:rPr>
          <w:rFonts w:cs="Arial"/>
        </w:rPr>
      </w:pPr>
    </w:p>
    <w:p w14:paraId="0E308692" w14:textId="59B0495E" w:rsidR="00814168" w:rsidRDefault="00814168" w:rsidP="00710D53">
      <w:pPr>
        <w:textAlignment w:val="baseline"/>
        <w:rPr>
          <w:rFonts w:cs="Arial"/>
        </w:rPr>
      </w:pPr>
      <w:r w:rsidRPr="00710D53">
        <w:rPr>
          <w:rFonts w:cs="Arial"/>
        </w:rPr>
        <w:lastRenderedPageBreak/>
        <w:t>There is currently a lack of evidence for these technologies in people with conditions that may result in images tha</w:t>
      </w:r>
      <w:r w:rsidR="006C3E2E">
        <w:rPr>
          <w:rFonts w:cs="Arial"/>
        </w:rPr>
        <w:t>t are challenging to interpret.</w:t>
      </w:r>
      <w:r w:rsidRPr="00710D53">
        <w:rPr>
          <w:rFonts w:cs="Arial"/>
        </w:rPr>
        <w:t xml:space="preserve"> Lung nodules and other abnormalities may be difficult to recognise in people with conditions such as asthma, scoliosis, obesity or chronic obstructive pulmonary disease.</w:t>
      </w:r>
    </w:p>
    <w:p w14:paraId="2CA376E5" w14:textId="77777777" w:rsidR="00710D53" w:rsidRPr="00710D53" w:rsidRDefault="00710D53" w:rsidP="00710D53">
      <w:pPr>
        <w:textAlignment w:val="baseline"/>
        <w:rPr>
          <w:rFonts w:cs="Arial"/>
        </w:rPr>
      </w:pPr>
    </w:p>
    <w:p w14:paraId="1BCF27A0" w14:textId="6FE88150" w:rsidR="00710D53" w:rsidRDefault="00ED56F2" w:rsidP="00814168">
      <w:pPr>
        <w:pStyle w:val="ListParagraph"/>
        <w:numPr>
          <w:ilvl w:val="0"/>
          <w:numId w:val="12"/>
        </w:numPr>
        <w:textAlignment w:val="baseline"/>
        <w:rPr>
          <w:rFonts w:cs="Arial"/>
        </w:rPr>
      </w:pPr>
      <w:r>
        <w:rPr>
          <w:rFonts w:cs="Arial"/>
        </w:rPr>
        <w:t>Clinician experience</w:t>
      </w:r>
      <w:r w:rsidR="00814168" w:rsidRPr="00C643BA">
        <w:rPr>
          <w:rFonts w:cs="Arial"/>
        </w:rPr>
        <w:t xml:space="preserve"> of using AI derived software.</w:t>
      </w:r>
    </w:p>
    <w:p w14:paraId="10CE1596" w14:textId="77777777" w:rsidR="005B2E78" w:rsidRDefault="005B2E78" w:rsidP="005B2E78">
      <w:pPr>
        <w:pStyle w:val="ListParagraph"/>
        <w:textAlignment w:val="baseline"/>
        <w:rPr>
          <w:rFonts w:cs="Arial"/>
        </w:rPr>
      </w:pPr>
    </w:p>
    <w:p w14:paraId="76A752FF" w14:textId="3F50DA30" w:rsidR="00814168" w:rsidRPr="00710D53" w:rsidRDefault="00814168" w:rsidP="00710D53">
      <w:pPr>
        <w:textAlignment w:val="baseline"/>
        <w:rPr>
          <w:rFonts w:cs="Arial"/>
        </w:rPr>
      </w:pPr>
      <w:r w:rsidRPr="00710D53">
        <w:rPr>
          <w:rFonts w:cs="Arial"/>
        </w:rPr>
        <w:t>Information on ease of use and acceptability of the software by clinicians is needed.  This may include experiences around implementing the technology and any improvement in the delivery of diagnostic services, particularly around accuracy of the technology in identifying abnormalities, appropriateness of image triage and the impact on speed of review and reporting.</w:t>
      </w:r>
    </w:p>
    <w:p w14:paraId="7EDADAD0" w14:textId="620B3A52" w:rsidR="00814168" w:rsidRDefault="00814168" w:rsidP="00663512">
      <w:pPr>
        <w:jc w:val="both"/>
        <w:rPr>
          <w:b/>
          <w:bCs/>
        </w:rPr>
      </w:pPr>
    </w:p>
    <w:p w14:paraId="2DC5C255" w14:textId="77777777" w:rsidR="00663512" w:rsidRPr="00237A6B" w:rsidRDefault="00663512" w:rsidP="00663512">
      <w:pPr>
        <w:jc w:val="both"/>
        <w:rPr>
          <w:b/>
          <w:bCs/>
        </w:rPr>
      </w:pPr>
    </w:p>
    <w:p w14:paraId="218DF3FE" w14:textId="06D9E1A0" w:rsidR="00DE59D5" w:rsidRPr="001C32E0" w:rsidRDefault="00663512" w:rsidP="001C32E0">
      <w:pPr>
        <w:pStyle w:val="Heading1"/>
        <w:jc w:val="left"/>
      </w:pPr>
      <w:bookmarkStart w:id="7" w:name="_Toc33089430"/>
      <w:bookmarkStart w:id="8" w:name="_Toc169004930"/>
      <w:r w:rsidRPr="001C32E0">
        <w:t>STUDY OBJECTIVES</w:t>
      </w:r>
      <w:bookmarkEnd w:id="7"/>
      <w:bookmarkEnd w:id="8"/>
    </w:p>
    <w:p w14:paraId="6FB16A73" w14:textId="77777777" w:rsidR="00DE59D5" w:rsidRPr="00545FA6" w:rsidRDefault="00DE59D5" w:rsidP="001C32E0">
      <w:pPr>
        <w:rPr>
          <w:highlight w:val="yellow"/>
        </w:rPr>
      </w:pPr>
    </w:p>
    <w:p w14:paraId="04947CB1" w14:textId="40891397" w:rsidR="00DE59D5" w:rsidRPr="001C32E0" w:rsidRDefault="00DE59D5" w:rsidP="001C32E0">
      <w:pPr>
        <w:pStyle w:val="Heading2"/>
      </w:pPr>
      <w:r w:rsidRPr="001C32E0">
        <w:rPr>
          <w:lang w:eastAsia="en-GB"/>
        </w:rPr>
        <w:t>2.1 PRIMARY OBJECTIVE</w:t>
      </w:r>
    </w:p>
    <w:p w14:paraId="65C16AC2" w14:textId="77777777" w:rsidR="00DE59D5" w:rsidRPr="00545FA6" w:rsidRDefault="00DE59D5" w:rsidP="001C32E0">
      <w:pPr>
        <w:rPr>
          <w:highlight w:val="yellow"/>
        </w:rPr>
      </w:pPr>
    </w:p>
    <w:p w14:paraId="6798D8D0" w14:textId="2E91CDAA" w:rsidR="00663512" w:rsidRDefault="00ED56F2" w:rsidP="001C32E0">
      <w:r>
        <w:t xml:space="preserve">To </w:t>
      </w:r>
      <w:r w:rsidR="00763E2D">
        <w:t>assess the</w:t>
      </w:r>
      <w:r w:rsidR="001C10C2">
        <w:t xml:space="preserve"> detection rate</w:t>
      </w:r>
      <w:r w:rsidR="00516FA3">
        <w:t xml:space="preserve"> </w:t>
      </w:r>
      <w:r w:rsidR="00906172">
        <w:t>of the AI software for</w:t>
      </w:r>
      <w:r w:rsidR="00DE59D5">
        <w:t xml:space="preserve"> lung cancer</w:t>
      </w:r>
      <w:r w:rsidR="00906172">
        <w:t xml:space="preserve"> on CXR</w:t>
      </w:r>
    </w:p>
    <w:p w14:paraId="10C73E9B" w14:textId="77777777" w:rsidR="00DE59D5" w:rsidRDefault="00DE59D5" w:rsidP="001C32E0"/>
    <w:p w14:paraId="4B9D2238" w14:textId="79CC3AFB" w:rsidR="00DE59D5" w:rsidRPr="001C32E0" w:rsidRDefault="00DE59D5" w:rsidP="00DE59D5">
      <w:pPr>
        <w:pStyle w:val="Heading2"/>
        <w:rPr>
          <w:lang w:eastAsia="en-GB"/>
        </w:rPr>
      </w:pPr>
      <w:r w:rsidRPr="001C32E0">
        <w:rPr>
          <w:lang w:eastAsia="en-GB"/>
        </w:rPr>
        <w:t>2.2 SECONDARY OBJECTIVES</w:t>
      </w:r>
    </w:p>
    <w:p w14:paraId="392A6437" w14:textId="0BB871D8" w:rsidR="009647BA" w:rsidRDefault="009647BA">
      <w:pPr>
        <w:pStyle w:val="Heading3"/>
      </w:pPr>
      <w:r>
        <w:t xml:space="preserve">2.2.1 </w:t>
      </w:r>
      <w:r w:rsidRPr="001C32E0">
        <w:rPr>
          <w:b w:val="0"/>
        </w:rPr>
        <w:t xml:space="preserve">To </w:t>
      </w:r>
      <w:r w:rsidR="00CF1252" w:rsidRPr="001C32E0">
        <w:rPr>
          <w:b w:val="0"/>
        </w:rPr>
        <w:t xml:space="preserve">evaluate the </w:t>
      </w:r>
      <w:r w:rsidR="002F4FB7" w:rsidRPr="001C32E0">
        <w:rPr>
          <w:b w:val="0"/>
        </w:rPr>
        <w:t>full d</w:t>
      </w:r>
      <w:r w:rsidR="00770DC4" w:rsidRPr="001C32E0">
        <w:rPr>
          <w:b w:val="0"/>
        </w:rPr>
        <w:t>iagnostic performance of the AI software</w:t>
      </w:r>
      <w:r w:rsidR="00BA427B" w:rsidRPr="001C32E0">
        <w:rPr>
          <w:b w:val="0"/>
        </w:rPr>
        <w:t xml:space="preserve"> </w:t>
      </w:r>
      <w:r w:rsidR="003379E0" w:rsidRPr="001C32E0">
        <w:rPr>
          <w:b w:val="0"/>
        </w:rPr>
        <w:t xml:space="preserve">for lung cancer </w:t>
      </w:r>
      <w:r w:rsidR="00770DC4" w:rsidRPr="001C32E0">
        <w:rPr>
          <w:b w:val="0"/>
        </w:rPr>
        <w:t xml:space="preserve">detection </w:t>
      </w:r>
      <w:r w:rsidR="008E4087" w:rsidRPr="001C32E0">
        <w:rPr>
          <w:b w:val="0"/>
        </w:rPr>
        <w:t>on CXR</w:t>
      </w:r>
      <w:r w:rsidR="00144F7D">
        <w:rPr>
          <w:b w:val="0"/>
        </w:rPr>
        <w:t>.</w:t>
      </w:r>
    </w:p>
    <w:p w14:paraId="16169DEA" w14:textId="073F121A" w:rsidR="00281DEC" w:rsidRPr="00E44480" w:rsidRDefault="00281DEC" w:rsidP="001C32E0">
      <w:pPr>
        <w:pStyle w:val="Heading3"/>
      </w:pPr>
      <w:r>
        <w:t>2.2.</w:t>
      </w:r>
      <w:r w:rsidR="009647BA">
        <w:t>2</w:t>
      </w:r>
      <w:r>
        <w:t xml:space="preserve"> </w:t>
      </w:r>
      <w:r w:rsidRPr="001C32E0">
        <w:rPr>
          <w:b w:val="0"/>
          <w:sz w:val="24"/>
          <w:szCs w:val="24"/>
        </w:rPr>
        <w:t>To</w:t>
      </w:r>
      <w:r w:rsidR="001808F0">
        <w:rPr>
          <w:b w:val="0"/>
          <w:sz w:val="24"/>
          <w:szCs w:val="24"/>
        </w:rPr>
        <w:t xml:space="preserve"> </w:t>
      </w:r>
      <w:r w:rsidR="00770DC4">
        <w:rPr>
          <w:b w:val="0"/>
          <w:sz w:val="24"/>
          <w:szCs w:val="24"/>
        </w:rPr>
        <w:t xml:space="preserve">investigate </w:t>
      </w:r>
      <w:r w:rsidR="001808F0">
        <w:rPr>
          <w:b w:val="0"/>
          <w:sz w:val="24"/>
          <w:szCs w:val="24"/>
        </w:rPr>
        <w:t xml:space="preserve">the impact on </w:t>
      </w:r>
      <w:r w:rsidRPr="005262E8">
        <w:rPr>
          <w:b w:val="0"/>
          <w:sz w:val="24"/>
          <w:szCs w:val="24"/>
        </w:rPr>
        <w:t>time to diagnosis</w:t>
      </w:r>
      <w:r w:rsidR="001808F0">
        <w:rPr>
          <w:b w:val="0"/>
          <w:sz w:val="24"/>
          <w:szCs w:val="24"/>
        </w:rPr>
        <w:t xml:space="preserve"> by the AI software for lung cancer</w:t>
      </w:r>
      <w:r w:rsidR="00770DC4">
        <w:rPr>
          <w:b w:val="0"/>
          <w:sz w:val="24"/>
          <w:szCs w:val="24"/>
        </w:rPr>
        <w:t xml:space="preserve"> on CXR</w:t>
      </w:r>
      <w:r>
        <w:rPr>
          <w:b w:val="0"/>
          <w:sz w:val="24"/>
          <w:szCs w:val="24"/>
        </w:rPr>
        <w:t>.</w:t>
      </w:r>
    </w:p>
    <w:p w14:paraId="16F3AC10" w14:textId="182B2810" w:rsidR="009E7A3A" w:rsidRPr="00545FA6" w:rsidRDefault="00DE59D5" w:rsidP="001C32E0">
      <w:pPr>
        <w:pStyle w:val="Heading3"/>
      </w:pPr>
      <w:r>
        <w:t>2.2.</w:t>
      </w:r>
      <w:r w:rsidR="009647BA">
        <w:t>3</w:t>
      </w:r>
      <w:r w:rsidR="00144F7D">
        <w:t xml:space="preserve"> </w:t>
      </w:r>
      <w:r w:rsidR="00281DEC" w:rsidRPr="005262E8">
        <w:rPr>
          <w:b w:val="0"/>
          <w:sz w:val="24"/>
          <w:szCs w:val="24"/>
        </w:rPr>
        <w:t xml:space="preserve">To compare </w:t>
      </w:r>
      <w:r w:rsidR="009647BA">
        <w:rPr>
          <w:b w:val="0"/>
          <w:sz w:val="24"/>
          <w:szCs w:val="24"/>
        </w:rPr>
        <w:t xml:space="preserve">the </w:t>
      </w:r>
      <w:r w:rsidR="00281DEC" w:rsidRPr="005262E8">
        <w:rPr>
          <w:b w:val="0"/>
          <w:sz w:val="24"/>
          <w:szCs w:val="24"/>
        </w:rPr>
        <w:t xml:space="preserve">actual chest CT referral numbers </w:t>
      </w:r>
      <w:r w:rsidR="00770DC4">
        <w:rPr>
          <w:b w:val="0"/>
          <w:sz w:val="24"/>
          <w:szCs w:val="24"/>
        </w:rPr>
        <w:t xml:space="preserve">with </w:t>
      </w:r>
      <w:r w:rsidR="00281DEC" w:rsidRPr="005262E8">
        <w:rPr>
          <w:b w:val="0"/>
          <w:sz w:val="24"/>
          <w:szCs w:val="24"/>
        </w:rPr>
        <w:t>referral numbers when aided by AI</w:t>
      </w:r>
      <w:r w:rsidR="00281DEC">
        <w:rPr>
          <w:b w:val="0"/>
          <w:sz w:val="24"/>
          <w:szCs w:val="24"/>
        </w:rPr>
        <w:t>.</w:t>
      </w:r>
      <w:r w:rsidR="00281DEC" w:rsidRPr="005262E8">
        <w:rPr>
          <w:b w:val="0"/>
          <w:sz w:val="24"/>
          <w:szCs w:val="24"/>
        </w:rPr>
        <w:t xml:space="preserve"> </w:t>
      </w:r>
    </w:p>
    <w:p w14:paraId="1472FB6E" w14:textId="5B752866" w:rsidR="00281DEC" w:rsidRDefault="00281DEC">
      <w:pPr>
        <w:pStyle w:val="Heading3"/>
      </w:pPr>
      <w:r>
        <w:t>2.2.</w:t>
      </w:r>
      <w:r w:rsidR="009647BA">
        <w:t>4</w:t>
      </w:r>
      <w:r>
        <w:t xml:space="preserve"> </w:t>
      </w:r>
      <w:r w:rsidRPr="005262E8">
        <w:rPr>
          <w:b w:val="0"/>
          <w:sz w:val="24"/>
          <w:szCs w:val="24"/>
        </w:rPr>
        <w:t>To identify patient groups</w:t>
      </w:r>
      <w:r w:rsidR="006449D5">
        <w:rPr>
          <w:b w:val="0"/>
          <w:sz w:val="24"/>
          <w:szCs w:val="24"/>
        </w:rPr>
        <w:t xml:space="preserve"> </w:t>
      </w:r>
      <w:r w:rsidRPr="005262E8">
        <w:rPr>
          <w:b w:val="0"/>
          <w:sz w:val="24"/>
          <w:szCs w:val="24"/>
        </w:rPr>
        <w:t>and technical factors that would limit the efficacy of the AI software for an accurate diagnosis.</w:t>
      </w:r>
      <w:r>
        <w:t xml:space="preserve">  </w:t>
      </w:r>
    </w:p>
    <w:p w14:paraId="358B126B" w14:textId="389BB862" w:rsidR="00E44480" w:rsidRDefault="00E44480" w:rsidP="001C32E0">
      <w:pPr>
        <w:pStyle w:val="Heading3"/>
      </w:pPr>
      <w:r>
        <w:t>2.2.</w:t>
      </w:r>
      <w:r w:rsidR="00E56B8F">
        <w:t>5</w:t>
      </w:r>
      <w:r>
        <w:t xml:space="preserve"> </w:t>
      </w:r>
      <w:r w:rsidRPr="001C32E0">
        <w:rPr>
          <w:b w:val="0"/>
          <w:sz w:val="24"/>
          <w:szCs w:val="24"/>
        </w:rPr>
        <w:t>To establish technical failure and rejection rates of the AI software</w:t>
      </w:r>
      <w:r>
        <w:rPr>
          <w:b w:val="0"/>
          <w:sz w:val="24"/>
          <w:szCs w:val="24"/>
        </w:rPr>
        <w:t>.</w:t>
      </w:r>
    </w:p>
    <w:p w14:paraId="6DC299B9" w14:textId="295D5A55" w:rsidR="00663512" w:rsidRPr="004C4617" w:rsidRDefault="00E44480" w:rsidP="001C32E0">
      <w:pPr>
        <w:pStyle w:val="Heading3"/>
      </w:pPr>
      <w:r w:rsidRPr="001C32E0">
        <w:rPr>
          <w:b w:val="0"/>
        </w:rPr>
        <w:t xml:space="preserve"> </w:t>
      </w:r>
    </w:p>
    <w:p w14:paraId="5D903934" w14:textId="77777777" w:rsidR="00663512" w:rsidRPr="00CB1325" w:rsidRDefault="00663512" w:rsidP="00D45A17">
      <w:pPr>
        <w:pStyle w:val="Heading1"/>
      </w:pPr>
      <w:bookmarkStart w:id="9" w:name="_Toc33089431"/>
      <w:bookmarkStart w:id="10" w:name="_Toc169004931"/>
      <w:r w:rsidRPr="00CB1325">
        <w:t>STUDY DESIGN</w:t>
      </w:r>
      <w:bookmarkEnd w:id="9"/>
      <w:bookmarkEnd w:id="10"/>
    </w:p>
    <w:p w14:paraId="00EF686B" w14:textId="77777777" w:rsidR="00663512" w:rsidRDefault="00663512" w:rsidP="00663512"/>
    <w:p w14:paraId="1882879C" w14:textId="69149489" w:rsidR="00663512" w:rsidRDefault="00710D53" w:rsidP="00663512">
      <w:r>
        <w:t xml:space="preserve">This is a retrospective data collection study which will use routinely acquired </w:t>
      </w:r>
      <w:r w:rsidR="00E44480">
        <w:t xml:space="preserve">outpatient </w:t>
      </w:r>
      <w:r w:rsidR="00D321B7">
        <w:t>c</w:t>
      </w:r>
      <w:r>
        <w:t>hest X-ray exams from the adult patient population</w:t>
      </w:r>
      <w:r w:rsidR="00E44480">
        <w:t xml:space="preserve">. </w:t>
      </w:r>
      <w:r>
        <w:t xml:space="preserve">The </w:t>
      </w:r>
      <w:r w:rsidR="003901C5">
        <w:t>CXRs</w:t>
      </w:r>
      <w:r>
        <w:t xml:space="preserve"> are available on the Imperial College Healthcare NHS Trust PACS and have been performed as part of patients’ standard of care between January 201</w:t>
      </w:r>
      <w:r w:rsidR="000A10A3">
        <w:t>6</w:t>
      </w:r>
      <w:r>
        <w:t xml:space="preserve"> and </w:t>
      </w:r>
      <w:r w:rsidR="0045118B">
        <w:t xml:space="preserve">December </w:t>
      </w:r>
      <w:r>
        <w:t>2018.</w:t>
      </w:r>
    </w:p>
    <w:p w14:paraId="40B26666" w14:textId="3FFA4D29" w:rsidR="00710D53" w:rsidRDefault="00710D53" w:rsidP="00663512"/>
    <w:p w14:paraId="006F0560" w14:textId="626B49A1" w:rsidR="00710D53" w:rsidRDefault="00710D53" w:rsidP="00663512">
      <w:r>
        <w:t xml:space="preserve">Patients will be identified through electronic search of the radiology imaging system (Soliton) by members of the </w:t>
      </w:r>
      <w:r w:rsidRPr="00710D53">
        <w:t xml:space="preserve">of the research team who are also part of direct clinical </w:t>
      </w:r>
      <w:r w:rsidRPr="00710D53">
        <w:lastRenderedPageBreak/>
        <w:t>care. Relevant patients will be identified by searching for specific keywords</w:t>
      </w:r>
      <w:r w:rsidR="00D321B7">
        <w:t xml:space="preserve"> (e.g. lung cancer) and by type of exam (e.g. X-ray). </w:t>
      </w:r>
    </w:p>
    <w:p w14:paraId="48F4A16B" w14:textId="3F3122DA" w:rsidR="00D321B7" w:rsidRDefault="00D321B7" w:rsidP="00663512"/>
    <w:p w14:paraId="19967162" w14:textId="77777777" w:rsidR="00164942" w:rsidRDefault="00D321B7" w:rsidP="00164942">
      <w:r>
        <w:t>The identified cases will be retrieved from ICHT PACS through the Radiomics Enabler and pseudonymised via the Clinical Trials Processor. This is part of an existing workflow for data anonymization, which has been approved by the Caldicott guardian at Imperi</w:t>
      </w:r>
      <w:r w:rsidR="005B2E78">
        <w:t xml:space="preserve">al College Healthcare NHS Trust. </w:t>
      </w:r>
      <w:r>
        <w:t>The current output of the Clinical Trials Processor is a research PACS instance, which is a Trust system holding only pseudonymised or fully anonymised data.</w:t>
      </w:r>
      <w:r w:rsidR="005B2E78">
        <w:t xml:space="preserve"> </w:t>
      </w:r>
    </w:p>
    <w:p w14:paraId="6AE11834" w14:textId="77777777" w:rsidR="00164942" w:rsidRDefault="00164942" w:rsidP="00164942"/>
    <w:p w14:paraId="31086874" w14:textId="0527A7EB" w:rsidR="00164942" w:rsidRDefault="00164942" w:rsidP="00164942">
      <w:r>
        <w:t xml:space="preserve">Once the imaging data has been pseudonymised it will be sent to the </w:t>
      </w:r>
      <w:proofErr w:type="spellStart"/>
      <w:r>
        <w:t>Qure</w:t>
      </w:r>
      <w:proofErr w:type="spellEnd"/>
      <w:r>
        <w:t xml:space="preserve"> gateway (AWS cloud). The images will be analysed by the Quire.AI (Bengaluru, India) and the AI output will be sent back to research PACS in the Trust. (Figure 1)</w:t>
      </w:r>
    </w:p>
    <w:p w14:paraId="6904F2C9" w14:textId="77777777" w:rsidR="00164942" w:rsidRDefault="00164942" w:rsidP="00D321B7"/>
    <w:p w14:paraId="4BFE6F53" w14:textId="3965A8F0" w:rsidR="00A84C81" w:rsidRDefault="0026212A" w:rsidP="00D321B7">
      <w:r>
        <w:t>Clinical information (</w:t>
      </w:r>
      <w:r w:rsidR="00110BEA">
        <w:t xml:space="preserve">including but not limited to </w:t>
      </w:r>
      <w:r>
        <w:t xml:space="preserve">age, gender, </w:t>
      </w:r>
      <w:r w:rsidR="00A77A33">
        <w:t xml:space="preserve">MDT </w:t>
      </w:r>
      <w:r>
        <w:t xml:space="preserve">diagnosis, </w:t>
      </w:r>
      <w:r w:rsidR="0048740C">
        <w:t xml:space="preserve">cancer histology, </w:t>
      </w:r>
      <w:r w:rsidR="00A84C81">
        <w:t xml:space="preserve">stage, </w:t>
      </w:r>
      <w:r>
        <w:t>treatment</w:t>
      </w:r>
      <w:r w:rsidR="008C33D4">
        <w:t>, treatment outcome and prognosis</w:t>
      </w:r>
      <w:r w:rsidR="00A84C81">
        <w:t>)</w:t>
      </w:r>
      <w:r>
        <w:t xml:space="preserve"> will also be collected from electronic medical records system (Cerner) which will also be pseudonymised. The pseudonymised clinical data will be entered onto an Imaging </w:t>
      </w:r>
      <w:proofErr w:type="spellStart"/>
      <w:r>
        <w:t>REDCap</w:t>
      </w:r>
      <w:proofErr w:type="spellEnd"/>
      <w:r>
        <w:t xml:space="preserve"> instance hosted within the Trust. </w:t>
      </w:r>
    </w:p>
    <w:p w14:paraId="6753E4A3" w14:textId="77777777" w:rsidR="00883CAA" w:rsidRDefault="00883CAA" w:rsidP="00D321B7"/>
    <w:p w14:paraId="57695A78" w14:textId="612F5F9D" w:rsidR="0026212A" w:rsidRDefault="0026212A" w:rsidP="0026212A">
      <w:r>
        <w:t xml:space="preserve">Access to the Trust’s research PACS is restricted to imaging staff with individual accounts provided by Imaging IT. </w:t>
      </w:r>
    </w:p>
    <w:p w14:paraId="7173F9FA" w14:textId="77777777" w:rsidR="0026212A" w:rsidRDefault="0026212A" w:rsidP="0026212A"/>
    <w:p w14:paraId="7FC0A540" w14:textId="108A5166" w:rsidR="0026212A" w:rsidRDefault="0026212A" w:rsidP="0026212A">
      <w:r>
        <w:t xml:space="preserve">Access to the Trust’s anonymization software and the Trust </w:t>
      </w:r>
      <w:proofErr w:type="spellStart"/>
      <w:r>
        <w:t>REDCap</w:t>
      </w:r>
      <w:proofErr w:type="spellEnd"/>
      <w:r>
        <w:t xml:space="preserve"> instance is restricted to imaging staff with individual accounts provided by Imaging Research Team.</w:t>
      </w:r>
    </w:p>
    <w:p w14:paraId="540CA249" w14:textId="6343DFA8" w:rsidR="0026212A" w:rsidRDefault="0026212A" w:rsidP="00D321B7"/>
    <w:p w14:paraId="6BE84975" w14:textId="3281682B" w:rsidR="000A10A3" w:rsidRDefault="0045118B" w:rsidP="00D321B7">
      <w:r>
        <w:t>The sample size for this study is 53</w:t>
      </w:r>
      <w:r w:rsidR="00EB592D">
        <w:t>,</w:t>
      </w:r>
      <w:r>
        <w:t>000 patients</w:t>
      </w:r>
      <w:r w:rsidR="00E018A4">
        <w:t xml:space="preserve"> who had a CXR from GP, outpatient (OP) and emergency department (ED) referrals in 2018</w:t>
      </w:r>
      <w:proofErr w:type="gramStart"/>
      <w:r>
        <w:t>.</w:t>
      </w:r>
      <w:r w:rsidR="004069E7">
        <w:t xml:space="preserve"> </w:t>
      </w:r>
      <w:r w:rsidR="000A10A3">
        <w:t>.</w:t>
      </w:r>
      <w:proofErr w:type="gramEnd"/>
      <w:r w:rsidR="000A10A3">
        <w:t xml:space="preserve"> A further subset of approximately 1,000 CXRs taken from patients diagnosed of lung cancer between January 2016 and August 2018 will also be included.</w:t>
      </w:r>
    </w:p>
    <w:p w14:paraId="15BAEBBB" w14:textId="77777777" w:rsidR="000A10A3" w:rsidRDefault="000A10A3" w:rsidP="00D321B7"/>
    <w:p w14:paraId="3DE826F1" w14:textId="57DB5E3B" w:rsidR="0045118B" w:rsidRDefault="004069E7" w:rsidP="00D321B7">
      <w:r>
        <w:t>Reason of referral, whether it was for suspected cancer or other indications, will be documented to</w:t>
      </w:r>
      <w:r w:rsidR="00A112CA">
        <w:t xml:space="preserve"> separate </w:t>
      </w:r>
      <w:r>
        <w:t xml:space="preserve">the </w:t>
      </w:r>
      <w:r w:rsidR="00A112CA">
        <w:t>CXR</w:t>
      </w:r>
      <w:r>
        <w:t xml:space="preserve"> </w:t>
      </w:r>
      <w:r w:rsidR="00A112CA">
        <w:t>into</w:t>
      </w:r>
      <w:r>
        <w:t xml:space="preserve"> ‘suspected cancer’ and ‘other</w:t>
      </w:r>
      <w:r w:rsidR="00A112CA">
        <w:t>’ groups.</w:t>
      </w:r>
    </w:p>
    <w:p w14:paraId="1A5E99EC" w14:textId="77777777" w:rsidR="003A72B7" w:rsidRDefault="003A72B7" w:rsidP="00D321B7"/>
    <w:p w14:paraId="655E14D3" w14:textId="4C0E6EC8" w:rsidR="00AF2A2A" w:rsidRDefault="00C35FED" w:rsidP="00D321B7">
      <w:r w:rsidRPr="00662463">
        <w:t>The AI softwar</w:t>
      </w:r>
      <w:r w:rsidR="00662463" w:rsidRPr="00662463">
        <w:t xml:space="preserve">e, </w:t>
      </w:r>
      <w:proofErr w:type="spellStart"/>
      <w:r w:rsidR="00662463" w:rsidRPr="00662463">
        <w:t>qXR</w:t>
      </w:r>
      <w:proofErr w:type="spellEnd"/>
      <w:r w:rsidR="00662463" w:rsidRPr="00662463">
        <w:t xml:space="preserve"> (Qure.</w:t>
      </w:r>
      <w:r w:rsidR="00662463">
        <w:t>A</w:t>
      </w:r>
      <w:r w:rsidR="000F43FD">
        <w:t xml:space="preserve">I), is a </w:t>
      </w:r>
      <w:r w:rsidR="00880D2E" w:rsidRPr="00880D2E">
        <w:t>CE Class IIb</w:t>
      </w:r>
      <w:r w:rsidR="00880D2E">
        <w:t xml:space="preserve">-marked medical device, </w:t>
      </w:r>
      <w:r w:rsidR="00AF2A2A" w:rsidRPr="00AF2A2A">
        <w:t xml:space="preserve">which analyses </w:t>
      </w:r>
      <w:r w:rsidR="00AF2A2A">
        <w:t>CXRs</w:t>
      </w:r>
      <w:r w:rsidR="00AF2A2A" w:rsidRPr="00AF2A2A">
        <w:t xml:space="preserve"> that meets </w:t>
      </w:r>
      <w:r w:rsidR="007E6D76">
        <w:t xml:space="preserve">its </w:t>
      </w:r>
      <w:r w:rsidR="00AF2A2A" w:rsidRPr="00AF2A2A">
        <w:t>inclusion criteria</w:t>
      </w:r>
      <w:r w:rsidR="007E6D76">
        <w:t xml:space="preserve"> (</w:t>
      </w:r>
      <w:r w:rsidR="00CD03AD">
        <w:t>Appendix 1). It</w:t>
      </w:r>
      <w:r w:rsidR="00AF2A2A" w:rsidRPr="00AF2A2A">
        <w:t xml:space="preserve"> detects </w:t>
      </w:r>
      <w:r w:rsidR="00A40909">
        <w:t xml:space="preserve">suspicious abnormalities </w:t>
      </w:r>
      <w:r w:rsidR="00AF2A2A" w:rsidRPr="00AF2A2A">
        <w:t xml:space="preserve">in the chest X-ray, </w:t>
      </w:r>
      <w:r w:rsidR="00A40909">
        <w:t xml:space="preserve">including </w:t>
      </w:r>
      <w:r w:rsidR="00263EBA">
        <w:t>lung lesions,</w:t>
      </w:r>
      <w:r w:rsidR="00F53784">
        <w:t xml:space="preserve"> cavity,</w:t>
      </w:r>
      <w:r w:rsidR="0037593B">
        <w:t xml:space="preserve"> </w:t>
      </w:r>
      <w:r w:rsidR="00F53784">
        <w:t>hilar enlargement,</w:t>
      </w:r>
      <w:r w:rsidR="0047492D">
        <w:t xml:space="preserve"> </w:t>
      </w:r>
      <w:r w:rsidR="00263EBA">
        <w:t>mediastinal masses</w:t>
      </w:r>
      <w:r w:rsidR="0047492D">
        <w:t xml:space="preserve"> and mediastinal </w:t>
      </w:r>
      <w:r w:rsidR="0037593B">
        <w:t>widening</w:t>
      </w:r>
      <w:r w:rsidR="00F53784">
        <w:t>.</w:t>
      </w:r>
      <w:r w:rsidR="00263EBA">
        <w:t xml:space="preserve"> </w:t>
      </w:r>
      <w:r w:rsidR="0047492D">
        <w:t>It</w:t>
      </w:r>
      <w:r w:rsidR="00263EBA">
        <w:t xml:space="preserve"> </w:t>
      </w:r>
      <w:r w:rsidR="0047492D">
        <w:t xml:space="preserve">can </w:t>
      </w:r>
      <w:r w:rsidR="00AF2A2A" w:rsidRPr="00AF2A2A">
        <w:t>localise</w:t>
      </w:r>
      <w:r w:rsidR="0047492D">
        <w:t xml:space="preserve"> the abnormalities</w:t>
      </w:r>
      <w:r w:rsidR="00AF2A2A" w:rsidRPr="00AF2A2A">
        <w:t xml:space="preserve"> and provide clinically relevant tags</w:t>
      </w:r>
      <w:r w:rsidR="0047492D">
        <w:t>, with</w:t>
      </w:r>
      <w:r w:rsidR="00AF2A2A" w:rsidRPr="00AF2A2A">
        <w:t xml:space="preserve"> results intended to be used to support radiologists or other licensed medical practitioner</w:t>
      </w:r>
      <w:r w:rsidR="0047492D">
        <w:t xml:space="preserve"> in </w:t>
      </w:r>
      <w:r w:rsidR="00AF2A2A" w:rsidRPr="00AF2A2A">
        <w:t>clinical decision making.</w:t>
      </w:r>
    </w:p>
    <w:p w14:paraId="06256CEE" w14:textId="77777777" w:rsidR="00A40909" w:rsidRDefault="00A40909" w:rsidP="00D321B7"/>
    <w:p w14:paraId="654B8C72" w14:textId="48587FCC" w:rsidR="00A40909" w:rsidRDefault="00A40909" w:rsidP="00D321B7">
      <w:r>
        <w:t>For this study, we would consider</w:t>
      </w:r>
      <w:r w:rsidRPr="00A40909">
        <w:t xml:space="preserve"> </w:t>
      </w:r>
      <w:r>
        <w:t xml:space="preserve">lung </w:t>
      </w:r>
      <w:r w:rsidR="008B1DA6">
        <w:t>nodule</w:t>
      </w:r>
      <w:r>
        <w:t xml:space="preserve">, </w:t>
      </w:r>
      <w:r w:rsidR="008B1DA6">
        <w:t xml:space="preserve">mass or </w:t>
      </w:r>
      <w:r>
        <w:t>cavit</w:t>
      </w:r>
      <w:r w:rsidR="008B1DA6">
        <w:t>y</w:t>
      </w:r>
      <w:r w:rsidR="00FF2326">
        <w:t xml:space="preserve">, </w:t>
      </w:r>
      <w:r>
        <w:t xml:space="preserve">hilar enlargement, mediastinal masses and mediastinal widening as cancer suspecting abnormalities. </w:t>
      </w:r>
    </w:p>
    <w:p w14:paraId="1A8939CD" w14:textId="47DF2C9F" w:rsidR="00883CAA" w:rsidRDefault="00883CAA" w:rsidP="00D321B7"/>
    <w:p w14:paraId="034BF3CD" w14:textId="04A99B4E" w:rsidR="00883CAA" w:rsidRDefault="00883CAA" w:rsidP="00D321B7">
      <w:proofErr w:type="spellStart"/>
      <w:r>
        <w:t>qXR</w:t>
      </w:r>
      <w:proofErr w:type="spellEnd"/>
      <w:r>
        <w:t xml:space="preserve"> uses thresholds for abnormality detection on CXR. Pre-determined thresholds from North West London will be used in this study, with the option to update the </w:t>
      </w:r>
      <w:r>
        <w:lastRenderedPageBreak/>
        <w:t>thresholds based on our findings and re-assess the tool performance as the Chief Investigator sees fit.</w:t>
      </w:r>
    </w:p>
    <w:p w14:paraId="7FC60ABD" w14:textId="77777777" w:rsidR="00AF2A2A" w:rsidRDefault="00AF2A2A" w:rsidP="00D321B7"/>
    <w:p w14:paraId="62386B6E" w14:textId="5247B2FC" w:rsidR="00243D99" w:rsidRDefault="000A10A3" w:rsidP="00243D99">
      <w:r w:rsidRPr="006459E0">
        <w:rPr>
          <w:noProof/>
          <w:lang w:eastAsia="en-GB"/>
        </w:rPr>
        <w:drawing>
          <wp:anchor distT="0" distB="0" distL="114300" distR="114300" simplePos="0" relativeHeight="251658240" behindDoc="0" locked="0" layoutInCell="1" allowOverlap="1" wp14:anchorId="401135FA" wp14:editId="1DF953CC">
            <wp:simplePos x="0" y="0"/>
            <wp:positionH relativeFrom="margin">
              <wp:posOffset>-814043</wp:posOffset>
            </wp:positionH>
            <wp:positionV relativeFrom="paragraph">
              <wp:posOffset>774507</wp:posOffset>
            </wp:positionV>
            <wp:extent cx="7392035" cy="3086735"/>
            <wp:effectExtent l="0" t="0" r="0" b="0"/>
            <wp:wrapSquare wrapText="bothSides"/>
            <wp:docPr id="4" name="Picture 4" descr="C:\Users\st121\Downloads\NWL ICHT Research Integration 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121\Downloads\NWL ICHT Research Integration Diagram.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392035" cy="3086735"/>
                    </a:xfrm>
                    <a:prstGeom prst="rect">
                      <a:avLst/>
                    </a:prstGeom>
                    <a:noFill/>
                    <a:ln>
                      <a:noFill/>
                    </a:ln>
                  </pic:spPr>
                </pic:pic>
              </a:graphicData>
            </a:graphic>
            <wp14:sizeRelH relativeFrom="page">
              <wp14:pctWidth>0</wp14:pctWidth>
            </wp14:sizeRelH>
            <wp14:sizeRelV relativeFrom="page">
              <wp14:pctHeight>0</wp14:pctHeight>
            </wp14:sizeRelV>
          </wp:anchor>
        </w:drawing>
      </w:r>
      <w:r w:rsidR="00243D99">
        <w:t xml:space="preserve">Suspected cancer patients (based on their CXR) </w:t>
      </w:r>
      <w:r w:rsidR="002A705C">
        <w:t xml:space="preserve">would be </w:t>
      </w:r>
      <w:r w:rsidR="00243D99">
        <w:t xml:space="preserve">retrospectively followed </w:t>
      </w:r>
      <w:r w:rsidR="002A705C">
        <w:t xml:space="preserve">for </w:t>
      </w:r>
      <w:r w:rsidR="00243D99">
        <w:t>3 years from their time of diagnosis, with cancer diagnosis made</w:t>
      </w:r>
      <w:r w:rsidR="002A705C">
        <w:t xml:space="preserve"> </w:t>
      </w:r>
      <w:r w:rsidR="00243D99">
        <w:t>either on histology or MDT diagnosis. Overall survival at 3 years will be used as the main prognostic measurement for lung cancer cases.</w:t>
      </w:r>
      <w:r w:rsidR="00510FBF">
        <w:t xml:space="preserve"> </w:t>
      </w:r>
    </w:p>
    <w:p w14:paraId="774C0770" w14:textId="748C4570" w:rsidR="00243D99" w:rsidRDefault="00243D99" w:rsidP="00D321B7"/>
    <w:p w14:paraId="637A9B64" w14:textId="04FB1FAF" w:rsidR="00144F7D" w:rsidRDefault="00701714" w:rsidP="00D321B7">
      <w:r>
        <w:t>Fig.1: Data transfer pipeline between ICHT and Qure.AI</w:t>
      </w:r>
    </w:p>
    <w:p w14:paraId="30FB2F74" w14:textId="2997E650" w:rsidR="00CE70A1" w:rsidRDefault="00CE70A1" w:rsidP="00D321B7"/>
    <w:p w14:paraId="436B473B" w14:textId="484610DE" w:rsidR="00CE70A1" w:rsidRDefault="00CE70A1" w:rsidP="00CE70A1">
      <w:r>
        <w:t xml:space="preserve">Personal data will be stored in electronic format within a secure password protected NHS network at Imperial College Healthcare NHS Trust. </w:t>
      </w:r>
    </w:p>
    <w:p w14:paraId="4301F575" w14:textId="6B5C2A3F" w:rsidR="00CE70A1" w:rsidRDefault="00CE70A1" w:rsidP="00CE70A1"/>
    <w:p w14:paraId="49CD9498" w14:textId="587281A3" w:rsidR="00CE70A1" w:rsidRDefault="00CE70A1" w:rsidP="00CE70A1">
      <w:r>
        <w:t xml:space="preserve">The </w:t>
      </w:r>
      <w:proofErr w:type="gramStart"/>
      <w:r>
        <w:t>long term</w:t>
      </w:r>
      <w:proofErr w:type="gramEnd"/>
      <w:r>
        <w:t xml:space="preserve"> arrangements for storage of research data will be in electronic format on Trust computers and will follow Imperial College Healthcare NHS Trust policy.</w:t>
      </w:r>
    </w:p>
    <w:p w14:paraId="3BE425DA" w14:textId="4BB58558" w:rsidR="00CE70A1" w:rsidRDefault="00CE70A1" w:rsidP="00CE70A1"/>
    <w:p w14:paraId="0DC96992" w14:textId="36B039B7" w:rsidR="00CE70A1" w:rsidRDefault="00CE70A1" w:rsidP="00CE70A1">
      <w:r>
        <w:t xml:space="preserve">No data will be retained or stored by Qure.AI. </w:t>
      </w:r>
    </w:p>
    <w:p w14:paraId="62993DA4" w14:textId="77777777" w:rsidR="00663512" w:rsidRDefault="00663512" w:rsidP="00663512"/>
    <w:p w14:paraId="2BDEB1D8" w14:textId="77777777" w:rsidR="00663512" w:rsidRPr="001C32E0" w:rsidRDefault="00D45A17" w:rsidP="00880434">
      <w:pPr>
        <w:pStyle w:val="QAHeading2"/>
        <w:numPr>
          <w:ilvl w:val="1"/>
          <w:numId w:val="2"/>
        </w:numPr>
      </w:pPr>
      <w:bookmarkStart w:id="11" w:name="_Toc169004932"/>
      <w:r w:rsidRPr="001C32E0">
        <w:t>STUDY OUTCOME MEASURES</w:t>
      </w:r>
      <w:bookmarkEnd w:id="11"/>
    </w:p>
    <w:p w14:paraId="4F0BAD26" w14:textId="77777777" w:rsidR="00DE3EBE" w:rsidRDefault="00DE3EBE" w:rsidP="00663512"/>
    <w:p w14:paraId="69D78BA7" w14:textId="48C0A052" w:rsidR="000A10A3" w:rsidRDefault="00DE3EBE" w:rsidP="00FA2018">
      <w:r>
        <w:t xml:space="preserve">Primary: </w:t>
      </w:r>
      <w:r w:rsidR="00E018A4">
        <w:t xml:space="preserve">The primary outcome </w:t>
      </w:r>
      <w:r w:rsidR="00181DBB">
        <w:t xml:space="preserve">measure is the sensitivity of </w:t>
      </w:r>
      <w:r w:rsidR="0091715B">
        <w:t>the AI software for lung cancer detection on CXR. This will be assessed by</w:t>
      </w:r>
      <w:r w:rsidR="00E018A4">
        <w:t xml:space="preserve"> comparing the accuracy of AI identification of lung cancer</w:t>
      </w:r>
      <w:r w:rsidR="0091715B">
        <w:t xml:space="preserve"> on CXR</w:t>
      </w:r>
      <w:r w:rsidR="00E018A4">
        <w:t xml:space="preserve"> in 12 months of retrospective data from 2018 at ICHNT using </w:t>
      </w:r>
      <w:proofErr w:type="spellStart"/>
      <w:r w:rsidR="0091715B">
        <w:t>qXR</w:t>
      </w:r>
      <w:proofErr w:type="spellEnd"/>
      <w:r w:rsidR="002A705C">
        <w:t xml:space="preserve"> e</w:t>
      </w:r>
      <w:r w:rsidR="00E018A4">
        <w:t xml:space="preserve">valuation of false positives and false negatives as well as true positives and true negatives will be performed by comparison with CT findings and final histopathological diagnosis of lung cancer. </w:t>
      </w:r>
      <w:r w:rsidR="00524D18">
        <w:t>The</w:t>
      </w:r>
      <w:r w:rsidR="00B22337">
        <w:t xml:space="preserve"> reference</w:t>
      </w:r>
      <w:r w:rsidR="00FA2018">
        <w:t xml:space="preserve"> truth will be </w:t>
      </w:r>
      <w:r w:rsidR="002F352F">
        <w:t xml:space="preserve">the </w:t>
      </w:r>
      <w:r w:rsidR="00FA2018">
        <w:t>MDT or histology diagnosis</w:t>
      </w:r>
      <w:r w:rsidR="00510FBF">
        <w:t xml:space="preserve"> (Figure 2).</w:t>
      </w:r>
    </w:p>
    <w:p w14:paraId="5548CB28" w14:textId="77777777" w:rsidR="000A10A3" w:rsidRDefault="000A10A3" w:rsidP="000A10A3">
      <w:r>
        <w:t xml:space="preserve">Patients with histologically confirmed lung cancer diagnosed between Jan 2016 and Aug 2018 at ICHT will be included in this study to increase the number of positive </w:t>
      </w:r>
      <w:r>
        <w:lastRenderedPageBreak/>
        <w:t xml:space="preserve">cases of lung cancer </w:t>
      </w:r>
      <w:r w:rsidRPr="00964BFA">
        <w:t>and evaluate the sensitivity for the AI tool to detect earlier lung cancer on the CXRs obtained up to 12 months prior to diagnosis</w:t>
      </w:r>
      <w:r>
        <w:t>. Up to 4 CXRs in the 12 months preceding their diagnostic CT will be included. (Figure 3)</w:t>
      </w:r>
    </w:p>
    <w:p w14:paraId="02E612CF" w14:textId="77777777" w:rsidR="00510FBF" w:rsidRDefault="00510FBF" w:rsidP="00FA2018"/>
    <w:p w14:paraId="426DB6DE" w14:textId="3E494EF6" w:rsidR="0091715B" w:rsidRDefault="00034E83" w:rsidP="00E018A4">
      <w:r w:rsidRPr="00034E83">
        <w:rPr>
          <w:noProof/>
          <w:lang w:eastAsia="en-GB"/>
        </w:rPr>
        <w:drawing>
          <wp:inline distT="0" distB="0" distL="0" distR="0" wp14:anchorId="1D6703C5" wp14:editId="25AC5F3D">
            <wp:extent cx="4445147" cy="3960599"/>
            <wp:effectExtent l="0" t="0" r="0" b="1905"/>
            <wp:docPr id="128018082" name="Picture 1" descr="A diagram of canc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8082" name="Picture 1" descr="A diagram of cancer&#10;&#10;Description automatically generated"/>
                    <pic:cNvPicPr/>
                  </pic:nvPicPr>
                  <pic:blipFill>
                    <a:blip r:embed="rId14"/>
                    <a:stretch>
                      <a:fillRect/>
                    </a:stretch>
                  </pic:blipFill>
                  <pic:spPr>
                    <a:xfrm>
                      <a:off x="0" y="0"/>
                      <a:ext cx="4455277" cy="3969625"/>
                    </a:xfrm>
                    <a:prstGeom prst="rect">
                      <a:avLst/>
                    </a:prstGeom>
                  </pic:spPr>
                </pic:pic>
              </a:graphicData>
            </a:graphic>
          </wp:inline>
        </w:drawing>
      </w:r>
    </w:p>
    <w:p w14:paraId="2A8ADDC7" w14:textId="277B2F6D" w:rsidR="000A10A3" w:rsidRDefault="00034E83" w:rsidP="00E018A4">
      <w:r>
        <w:t xml:space="preserve">Figure 2: Study </w:t>
      </w:r>
      <w:r w:rsidR="00256D71">
        <w:t xml:space="preserve">design with </w:t>
      </w:r>
      <w:r w:rsidR="00F02E30">
        <w:t xml:space="preserve">the </w:t>
      </w:r>
      <w:r w:rsidR="00256D71">
        <w:t>r</w:t>
      </w:r>
      <w:r>
        <w:t xml:space="preserve">eference truth </w:t>
      </w:r>
      <w:r w:rsidR="00F02E30">
        <w:t xml:space="preserve">obtained </w:t>
      </w:r>
      <w:r w:rsidR="002E0C10">
        <w:t xml:space="preserve">on retrospective follow-up of any cases with cancer suspecting abnormality detected on AI and/or </w:t>
      </w:r>
      <w:r w:rsidR="00AD75ED">
        <w:t>radiology report.</w:t>
      </w:r>
    </w:p>
    <w:p w14:paraId="51C42CFE" w14:textId="7EB06DAA" w:rsidR="000A10A3" w:rsidRDefault="000A10A3" w:rsidP="00E018A4">
      <w:r w:rsidRPr="003B58A1">
        <w:rPr>
          <w:noProof/>
          <w:lang w:eastAsia="en-GB"/>
        </w:rPr>
        <w:drawing>
          <wp:inline distT="0" distB="0" distL="0" distR="0" wp14:anchorId="516C1A4D" wp14:editId="3B39EC71">
            <wp:extent cx="3791464" cy="2940516"/>
            <wp:effectExtent l="0" t="0" r="0" b="0"/>
            <wp:docPr id="1270453301" name="Picture 1" descr="A diagram of a patient's diagno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53301" name="Picture 1" descr="A diagram of a patient's diagnosis&#10;&#10;Description automatically generated"/>
                    <pic:cNvPicPr/>
                  </pic:nvPicPr>
                  <pic:blipFill>
                    <a:blip r:embed="rId15"/>
                    <a:stretch>
                      <a:fillRect/>
                    </a:stretch>
                  </pic:blipFill>
                  <pic:spPr>
                    <a:xfrm>
                      <a:off x="0" y="0"/>
                      <a:ext cx="3798392" cy="2945889"/>
                    </a:xfrm>
                    <a:prstGeom prst="rect">
                      <a:avLst/>
                    </a:prstGeom>
                  </pic:spPr>
                </pic:pic>
              </a:graphicData>
            </a:graphic>
          </wp:inline>
        </w:drawing>
      </w:r>
    </w:p>
    <w:p w14:paraId="726F5DAB" w14:textId="77777777" w:rsidR="000A10A3" w:rsidRDefault="000A10A3" w:rsidP="000A10A3">
      <w:r>
        <w:t>Figure 3: Design of a sub-study looking at patients with confirmed lung cancer</w:t>
      </w:r>
    </w:p>
    <w:p w14:paraId="4E22BC29" w14:textId="77777777" w:rsidR="00034E83" w:rsidRDefault="00034E83" w:rsidP="00E018A4"/>
    <w:p w14:paraId="4F09548F" w14:textId="118B4D8F" w:rsidR="00602A13" w:rsidRDefault="00E018A4" w:rsidP="00E018A4">
      <w:r>
        <w:t>Secondary outcome</w:t>
      </w:r>
      <w:r w:rsidR="0091715B">
        <w:t>s</w:t>
      </w:r>
      <w:r>
        <w:t xml:space="preserve"> </w:t>
      </w:r>
      <w:r w:rsidR="0091715B">
        <w:t xml:space="preserve">include other diagnostic performance measures including specificity, positive and negative predictive values, and area under the ROC curve. </w:t>
      </w:r>
      <w:r w:rsidR="00E450F3">
        <w:t xml:space="preserve"> </w:t>
      </w:r>
    </w:p>
    <w:p w14:paraId="50936F28" w14:textId="77777777" w:rsidR="00602A13" w:rsidRDefault="00602A13" w:rsidP="00E018A4"/>
    <w:p w14:paraId="1CA42D54" w14:textId="70212A22" w:rsidR="0091715B" w:rsidRDefault="00E450F3" w:rsidP="00E018A4">
      <w:pPr>
        <w:rPr>
          <w:ins w:id="12" w:author="Girija Agarwal" w:date="2026-04-23T16:20:00Z" w16du:dateUtc="2026-04-23T15:20:00Z"/>
        </w:rPr>
      </w:pPr>
      <w:r>
        <w:t>The radiological interpretation of the CXR will be additionally compared to the AI output</w:t>
      </w:r>
      <w:r w:rsidR="00602A13">
        <w:t>, with any cancer suspecting findings benchmarked as a secondary study objective.</w:t>
      </w:r>
      <w:r w:rsidR="002A705C">
        <w:t xml:space="preserve"> The radiological report stating either follow up imaging or referral to lung cancer MDT will be included as ‘suspected lung cancer’.</w:t>
      </w:r>
    </w:p>
    <w:p w14:paraId="5DC60E32" w14:textId="77777777" w:rsidR="00403D63" w:rsidRDefault="00403D63" w:rsidP="00E018A4">
      <w:pPr>
        <w:rPr>
          <w:ins w:id="13" w:author="Girija Agarwal" w:date="2026-04-23T16:20:00Z" w16du:dateUtc="2026-04-23T15:20:00Z"/>
        </w:rPr>
      </w:pPr>
    </w:p>
    <w:p w14:paraId="5A99CCEB" w14:textId="313F2C51" w:rsidR="00403D63" w:rsidRDefault="00DA7ACF" w:rsidP="00E018A4">
      <w:pPr>
        <w:rPr>
          <w:ins w:id="14" w:author="Girija Agarwal" w:date="2026-04-23T16:22:00Z" w16du:dateUtc="2026-04-23T15:22:00Z"/>
        </w:rPr>
      </w:pPr>
      <w:ins w:id="15" w:author="Girija Agarwal" w:date="2026-04-23T16:29:00Z" w16du:dateUtc="2026-04-23T15:29:00Z">
        <w:r>
          <w:t xml:space="preserve">The radiological interpretation of the CXR will be analysed using an internally developed script incorporating a large language model (LLM) to determine the presence or absence of findings such as nodules, masses, and lymphadenopathy, as well as other features reported by the </w:t>
        </w:r>
        <w:proofErr w:type="spellStart"/>
        <w:r>
          <w:t>QureAI</w:t>
        </w:r>
        <w:proofErr w:type="spellEnd"/>
        <w:r>
          <w:t xml:space="preserve"> output. In parallel, a commercially available, validated, and CE-marked LLM (RATIFY by EnvisionitAI) will be used to independently analyse the radiology reports and assess for the same predefined findings. RATIFY is an AI assurance and monitoring </w:t>
        </w:r>
      </w:ins>
      <w:ins w:id="16" w:author="Girija Agarwal" w:date="2026-04-23T16:30:00Z" w16du:dateUtc="2026-04-23T15:30:00Z">
        <w:r>
          <w:t>software</w:t>
        </w:r>
      </w:ins>
      <w:ins w:id="17" w:author="Girija Agarwal" w:date="2026-04-23T16:29:00Z" w16du:dateUtc="2026-04-23T15:29:00Z">
        <w:r>
          <w:t xml:space="preserve"> designed for healthcare, providing independent validation of AI and clinical outputs to support safe and compliant use of AI systems in clinical practice. The outputs from the in-house LLM and the commercial RATIFY system will be compared with each other and against the </w:t>
        </w:r>
        <w:proofErr w:type="spellStart"/>
        <w:r>
          <w:t>QureAI</w:t>
        </w:r>
        <w:proofErr w:type="spellEnd"/>
        <w:r>
          <w:t xml:space="preserve"> interpretation.</w:t>
        </w:r>
      </w:ins>
    </w:p>
    <w:p w14:paraId="1F24C3CA" w14:textId="77777777" w:rsidR="00403D63" w:rsidRDefault="00403D63" w:rsidP="00E018A4"/>
    <w:p w14:paraId="631A3A26" w14:textId="2616749F" w:rsidR="00A51FE1" w:rsidRDefault="00657A02" w:rsidP="00E018A4">
      <w:pPr>
        <w:rPr>
          <w:bCs/>
        </w:rPr>
      </w:pPr>
      <w:r>
        <w:rPr>
          <w:bCs/>
        </w:rPr>
        <w:t xml:space="preserve">Cases where the diagnosis was made on CT will </w:t>
      </w:r>
      <w:proofErr w:type="gramStart"/>
      <w:r>
        <w:rPr>
          <w:bCs/>
        </w:rPr>
        <w:t>included</w:t>
      </w:r>
      <w:proofErr w:type="gramEnd"/>
      <w:r>
        <w:rPr>
          <w:bCs/>
        </w:rPr>
        <w:t xml:space="preserve"> if they have a CXR within 6 weeks prior to the CT.</w:t>
      </w:r>
    </w:p>
    <w:p w14:paraId="68724534" w14:textId="77777777" w:rsidR="00165E3F" w:rsidRDefault="00165E3F" w:rsidP="00E018A4">
      <w:pPr>
        <w:rPr>
          <w:bCs/>
        </w:rPr>
      </w:pPr>
    </w:p>
    <w:p w14:paraId="75EE9B0D" w14:textId="11AD7644" w:rsidR="00E019D1" w:rsidRDefault="00E019D1" w:rsidP="00E018A4">
      <w:pPr>
        <w:rPr>
          <w:bCs/>
        </w:rPr>
      </w:pPr>
      <w:r>
        <w:rPr>
          <w:bCs/>
        </w:rPr>
        <w:t xml:space="preserve">For suspected </w:t>
      </w:r>
      <w:r w:rsidR="005A5DCC">
        <w:rPr>
          <w:bCs/>
        </w:rPr>
        <w:t xml:space="preserve">cancer </w:t>
      </w:r>
      <w:r w:rsidR="006446D9">
        <w:rPr>
          <w:bCs/>
        </w:rPr>
        <w:t>abnormalities</w:t>
      </w:r>
      <w:r>
        <w:rPr>
          <w:bCs/>
        </w:rPr>
        <w:t xml:space="preserve"> detected by AI, the case will be followed up</w:t>
      </w:r>
      <w:r w:rsidR="005A5DCC">
        <w:rPr>
          <w:bCs/>
        </w:rPr>
        <w:t xml:space="preserve"> </w:t>
      </w:r>
      <w:r w:rsidR="00191B77">
        <w:rPr>
          <w:bCs/>
        </w:rPr>
        <w:t xml:space="preserve">on </w:t>
      </w:r>
      <w:r w:rsidR="00657A02">
        <w:rPr>
          <w:bCs/>
        </w:rPr>
        <w:t xml:space="preserve">subsequent </w:t>
      </w:r>
      <w:r w:rsidR="008D4BB2">
        <w:rPr>
          <w:bCs/>
        </w:rPr>
        <w:t xml:space="preserve">imaging and MDT </w:t>
      </w:r>
      <w:r w:rsidR="00657A02">
        <w:rPr>
          <w:bCs/>
        </w:rPr>
        <w:t xml:space="preserve">outcomes </w:t>
      </w:r>
      <w:r w:rsidR="008D4BB2">
        <w:rPr>
          <w:bCs/>
        </w:rPr>
        <w:t xml:space="preserve">to establish whether it was a </w:t>
      </w:r>
      <w:r w:rsidR="00657A02">
        <w:rPr>
          <w:bCs/>
        </w:rPr>
        <w:t xml:space="preserve">true positive case </w:t>
      </w:r>
      <w:r w:rsidR="008D4BB2">
        <w:rPr>
          <w:bCs/>
        </w:rPr>
        <w:t xml:space="preserve">of suspected </w:t>
      </w:r>
      <w:r w:rsidR="00C262BB">
        <w:rPr>
          <w:bCs/>
        </w:rPr>
        <w:t xml:space="preserve">cancer. </w:t>
      </w:r>
    </w:p>
    <w:p w14:paraId="098959D4" w14:textId="469ED0A4" w:rsidR="004219A1" w:rsidRDefault="004219A1" w:rsidP="004219A1">
      <w:r>
        <w:t xml:space="preserve">In the case where the </w:t>
      </w:r>
      <w:r w:rsidR="00086941">
        <w:t xml:space="preserve">AI </w:t>
      </w:r>
      <w:r>
        <w:t>CXR did not show cancer, but it was subsequently detected on CT</w:t>
      </w:r>
      <w:r w:rsidR="00657A02">
        <w:t xml:space="preserve"> within 3 months</w:t>
      </w:r>
      <w:r>
        <w:t xml:space="preserve">, the case would be highlighted and pooled into a separate group for further </w:t>
      </w:r>
      <w:r w:rsidR="00657A02">
        <w:t xml:space="preserve">evaluation </w:t>
      </w:r>
      <w:r>
        <w:t>to assess whether it constitute</w:t>
      </w:r>
      <w:r w:rsidR="00657A02">
        <w:t>s</w:t>
      </w:r>
      <w:r>
        <w:t xml:space="preserve"> a false negative case. </w:t>
      </w:r>
    </w:p>
    <w:p w14:paraId="4D60138A" w14:textId="77777777" w:rsidR="0037427E" w:rsidRDefault="0037427E" w:rsidP="00E018A4">
      <w:pPr>
        <w:rPr>
          <w:bCs/>
        </w:rPr>
      </w:pPr>
    </w:p>
    <w:p w14:paraId="6B75665C" w14:textId="0A284255" w:rsidR="0037427E" w:rsidRDefault="0037427E" w:rsidP="00E018A4">
      <w:r w:rsidRPr="005262E8">
        <w:t>T</w:t>
      </w:r>
      <w:r>
        <w:t>he</w:t>
      </w:r>
      <w:r>
        <w:rPr>
          <w:b/>
        </w:rPr>
        <w:t xml:space="preserve"> </w:t>
      </w:r>
      <w:r w:rsidRPr="005262E8">
        <w:t>actual chest CT referral numbers</w:t>
      </w:r>
      <w:r w:rsidR="00E0391D">
        <w:t xml:space="preserve"> during the study period</w:t>
      </w:r>
      <w:r w:rsidRPr="005262E8">
        <w:t xml:space="preserve"> </w:t>
      </w:r>
      <w:r>
        <w:t>will be compared with</w:t>
      </w:r>
      <w:r>
        <w:rPr>
          <w:b/>
        </w:rPr>
        <w:t xml:space="preserve"> </w:t>
      </w:r>
      <w:r w:rsidRPr="005262E8">
        <w:t xml:space="preserve">referral numbers </w:t>
      </w:r>
      <w:r w:rsidR="00E0391D">
        <w:t>if the AI software was used, with additional flagged CXRs (not all of which would</w:t>
      </w:r>
      <w:r w:rsidR="00315535">
        <w:t xml:space="preserve"> have</w:t>
      </w:r>
      <w:r w:rsidR="00E0391D">
        <w:t xml:space="preserve"> led to</w:t>
      </w:r>
      <w:r w:rsidR="00315535">
        <w:t xml:space="preserve"> a cancer diagnosis).</w:t>
      </w:r>
    </w:p>
    <w:p w14:paraId="226970F1" w14:textId="77777777" w:rsidR="00A51FE1" w:rsidRDefault="00A51FE1" w:rsidP="00E018A4"/>
    <w:p w14:paraId="122081BA" w14:textId="134BF289" w:rsidR="00A51FE1" w:rsidRDefault="0091715B" w:rsidP="00E018A4">
      <w:r>
        <w:t>We wil</w:t>
      </w:r>
      <w:r w:rsidR="00E018A4">
        <w:t xml:space="preserve">l be evaluating AI failure rate and identifying potential </w:t>
      </w:r>
      <w:r>
        <w:t>patient and technical factors</w:t>
      </w:r>
      <w:r w:rsidR="00E018A4">
        <w:t xml:space="preserve"> which contribute to this</w:t>
      </w:r>
      <w:r>
        <w:t>, such as specific disease or clinical state</w:t>
      </w:r>
      <w:r w:rsidR="00086941">
        <w:t>s</w:t>
      </w:r>
      <w:r>
        <w:t xml:space="preserve"> (pleural effusion, emphysema, </w:t>
      </w:r>
      <w:r w:rsidR="00806B14">
        <w:t>cardiac failure, presence of iatrogenic devices</w:t>
      </w:r>
      <w:r w:rsidR="00A51FE1">
        <w:t xml:space="preserve"> etc.</w:t>
      </w:r>
      <w:r w:rsidR="00806B14">
        <w:t xml:space="preserve">), </w:t>
      </w:r>
      <w:r w:rsidR="00A51FE1">
        <w:t>and</w:t>
      </w:r>
      <w:r w:rsidR="003B10F9">
        <w:t xml:space="preserve"> technical limitations (such as portable CXRs</w:t>
      </w:r>
      <w:r w:rsidR="00E85424">
        <w:t>, poor inspiratory effort, patient rotation</w:t>
      </w:r>
      <w:r w:rsidR="00A51FE1">
        <w:t xml:space="preserve"> etc.</w:t>
      </w:r>
      <w:r w:rsidR="003B10F9">
        <w:t>)</w:t>
      </w:r>
      <w:r w:rsidR="00A51FE1">
        <w:t>.</w:t>
      </w:r>
      <w:r w:rsidR="00521C49">
        <w:t xml:space="preserve">We will also assess the </w:t>
      </w:r>
      <w:r w:rsidR="0037427E" w:rsidRPr="00EF7747">
        <w:rPr>
          <w:rFonts w:cs="Arial"/>
          <w:bCs/>
          <w:lang w:eastAsia="en-GB"/>
        </w:rPr>
        <w:t>t</w:t>
      </w:r>
      <w:r w:rsidR="0037427E" w:rsidRPr="001C32E0">
        <w:rPr>
          <w:rFonts w:cs="Arial"/>
          <w:bCs/>
          <w:lang w:eastAsia="en-GB"/>
        </w:rPr>
        <w:t>echnical failure and rejection rates</w:t>
      </w:r>
      <w:r w:rsidR="0037427E" w:rsidRPr="008023F8">
        <w:rPr>
          <w:rFonts w:cs="Arial"/>
          <w:bCs/>
          <w:lang w:eastAsia="en-GB"/>
        </w:rPr>
        <w:t xml:space="preserve"> of the AI software</w:t>
      </w:r>
      <w:r w:rsidR="00521C49">
        <w:t xml:space="preserve">. </w:t>
      </w:r>
    </w:p>
    <w:p w14:paraId="70EFE149" w14:textId="77777777" w:rsidR="008A09EA" w:rsidRDefault="008A09EA" w:rsidP="00E018A4"/>
    <w:p w14:paraId="14C6DC63" w14:textId="713B0FDA" w:rsidR="008A09EA" w:rsidRDefault="00FD3D78" w:rsidP="00E018A4">
      <w:r>
        <w:t xml:space="preserve">Failed cases are defined as those failing AI software analysis/processing. Two experienced readers (thoracic radiologists) will evaluate the cases not analysed </w:t>
      </w:r>
      <w:r w:rsidR="00180779">
        <w:t>by AI, to identify</w:t>
      </w:r>
      <w:r>
        <w:t xml:space="preserve"> causative factors for failure</w:t>
      </w:r>
      <w:r w:rsidR="00E85424">
        <w:t>.</w:t>
      </w:r>
    </w:p>
    <w:p w14:paraId="162609DF" w14:textId="7338C220" w:rsidR="00663512" w:rsidRDefault="00663512" w:rsidP="00521C49"/>
    <w:p w14:paraId="4C556DE7" w14:textId="77777777" w:rsidR="00663512" w:rsidRPr="004C4617" w:rsidRDefault="00663512" w:rsidP="00663512"/>
    <w:p w14:paraId="0466121C" w14:textId="77777777" w:rsidR="00663512" w:rsidRPr="00CB1325" w:rsidRDefault="00663512" w:rsidP="00D057F1">
      <w:pPr>
        <w:pStyle w:val="Heading1"/>
      </w:pPr>
      <w:bookmarkStart w:id="18" w:name="_Toc33089433"/>
      <w:bookmarkStart w:id="19" w:name="_Toc169004933"/>
      <w:r w:rsidRPr="00CB1325">
        <w:lastRenderedPageBreak/>
        <w:t>P</w:t>
      </w:r>
      <w:bookmarkEnd w:id="18"/>
      <w:r w:rsidR="00BE7282">
        <w:t>ARTICIPANT ENTRY</w:t>
      </w:r>
      <w:bookmarkEnd w:id="19"/>
    </w:p>
    <w:p w14:paraId="68F52FB8" w14:textId="77777777" w:rsidR="00663512" w:rsidRDefault="00663512" w:rsidP="00663512">
      <w:pPr>
        <w:pStyle w:val="Heading2"/>
        <w:rPr>
          <w:rFonts w:ascii="Arial" w:hAnsi="Arial"/>
          <w:b w:val="0"/>
          <w:bCs w:val="0"/>
        </w:rPr>
      </w:pPr>
    </w:p>
    <w:p w14:paraId="2134A4ED" w14:textId="1026DAE4" w:rsidR="00663512" w:rsidRPr="004C4617" w:rsidRDefault="00D057F1" w:rsidP="00880434">
      <w:pPr>
        <w:pStyle w:val="QAHeading2"/>
        <w:numPr>
          <w:ilvl w:val="1"/>
          <w:numId w:val="2"/>
        </w:numPr>
      </w:pPr>
      <w:bookmarkStart w:id="20" w:name="_Toc169004934"/>
      <w:bookmarkStart w:id="21" w:name="_Toc33089435"/>
      <w:r>
        <w:t>INCLUSION CRITERIA</w:t>
      </w:r>
      <w:bookmarkEnd w:id="20"/>
      <w:r>
        <w:t xml:space="preserve"> </w:t>
      </w:r>
      <w:bookmarkEnd w:id="21"/>
    </w:p>
    <w:p w14:paraId="7BA7CDF8" w14:textId="56BD534F" w:rsidR="00663512" w:rsidRDefault="00663512" w:rsidP="00663512"/>
    <w:p w14:paraId="651A0CFF" w14:textId="3DC0F256" w:rsidR="00144F7D" w:rsidRDefault="00E34C27" w:rsidP="001C32E0">
      <w:pPr>
        <w:pStyle w:val="ListParagraph"/>
        <w:numPr>
          <w:ilvl w:val="0"/>
          <w:numId w:val="19"/>
        </w:numPr>
      </w:pPr>
      <w:r>
        <w:t>Patients aged 18 and over.</w:t>
      </w:r>
    </w:p>
    <w:p w14:paraId="14256706" w14:textId="77777777" w:rsidR="00144F7D" w:rsidRDefault="00144F7D" w:rsidP="001C32E0">
      <w:pPr>
        <w:pStyle w:val="ListParagraph"/>
      </w:pPr>
    </w:p>
    <w:p w14:paraId="35AE3DD7" w14:textId="1A6D26C9" w:rsidR="00144F7D" w:rsidRDefault="00144F7D" w:rsidP="001C32E0">
      <w:pPr>
        <w:pStyle w:val="ListParagraph"/>
        <w:numPr>
          <w:ilvl w:val="0"/>
          <w:numId w:val="19"/>
        </w:numPr>
      </w:pPr>
      <w:r>
        <w:t>Patients who had an Outpatient, Emergency Department or a General Practitioner referral for a chest X-ray.</w:t>
      </w:r>
    </w:p>
    <w:p w14:paraId="6875B2A1" w14:textId="77777777" w:rsidR="00144F7D" w:rsidRDefault="00144F7D" w:rsidP="001C32E0">
      <w:pPr>
        <w:pStyle w:val="ListParagraph"/>
        <w:ind w:left="1440"/>
      </w:pPr>
    </w:p>
    <w:p w14:paraId="4A92B7CA" w14:textId="77777777" w:rsidR="000A10A3" w:rsidRDefault="000A10A3" w:rsidP="000A10A3">
      <w:pPr>
        <w:pStyle w:val="ListParagraph"/>
        <w:numPr>
          <w:ilvl w:val="0"/>
          <w:numId w:val="19"/>
        </w:numPr>
      </w:pPr>
      <w:r>
        <w:t>Patients with a CXR available on ICHT PACS who have undergone CXR examination between January 2018 and December 2018.</w:t>
      </w:r>
    </w:p>
    <w:p w14:paraId="4AA13272" w14:textId="77777777" w:rsidR="000A10A3" w:rsidRDefault="000A10A3" w:rsidP="000A10A3">
      <w:pPr>
        <w:pStyle w:val="ListParagraph"/>
      </w:pPr>
    </w:p>
    <w:p w14:paraId="7145C42F" w14:textId="34A7FD97" w:rsidR="000A10A3" w:rsidRDefault="000A10A3" w:rsidP="0041446A">
      <w:pPr>
        <w:pStyle w:val="ListParagraph"/>
        <w:numPr>
          <w:ilvl w:val="0"/>
          <w:numId w:val="19"/>
        </w:numPr>
      </w:pPr>
      <w:r>
        <w:t>Patient diagnosed with lung cancer at ICHT between January 2016 and August 2018 who have had CXR in the 12 months preceding their diagnostic CT scan.</w:t>
      </w:r>
    </w:p>
    <w:p w14:paraId="6F9593EF" w14:textId="77777777" w:rsidR="00663512" w:rsidRDefault="00663512" w:rsidP="00663512">
      <w:pPr>
        <w:pStyle w:val="Heading2"/>
        <w:rPr>
          <w:rFonts w:ascii="Arial" w:hAnsi="Arial"/>
          <w:b w:val="0"/>
          <w:bCs w:val="0"/>
        </w:rPr>
      </w:pPr>
    </w:p>
    <w:p w14:paraId="585926F1" w14:textId="28C39899" w:rsidR="00663512" w:rsidRPr="004C4617" w:rsidRDefault="00663512" w:rsidP="00880434">
      <w:pPr>
        <w:pStyle w:val="QAHeading2"/>
        <w:numPr>
          <w:ilvl w:val="1"/>
          <w:numId w:val="2"/>
        </w:numPr>
      </w:pPr>
      <w:bookmarkStart w:id="22" w:name="_Toc33089436"/>
      <w:bookmarkStart w:id="23" w:name="_Toc169004935"/>
      <w:r w:rsidRPr="004C4617">
        <w:t>EXCLUSION CRITERIA</w:t>
      </w:r>
      <w:bookmarkEnd w:id="22"/>
      <w:bookmarkEnd w:id="23"/>
    </w:p>
    <w:p w14:paraId="4BC4462B" w14:textId="62EE1C56" w:rsidR="00663512" w:rsidRDefault="00663512" w:rsidP="00663512">
      <w:pPr>
        <w:pStyle w:val="Heading2"/>
        <w:rPr>
          <w:rFonts w:ascii="Arial" w:hAnsi="Arial"/>
          <w:b w:val="0"/>
          <w:bCs w:val="0"/>
        </w:rPr>
      </w:pPr>
    </w:p>
    <w:p w14:paraId="63C1F8F7" w14:textId="2945E1C2" w:rsidR="00E34C27" w:rsidRDefault="00E34C27" w:rsidP="00E34C27">
      <w:pPr>
        <w:pStyle w:val="ListParagraph"/>
        <w:numPr>
          <w:ilvl w:val="0"/>
          <w:numId w:val="16"/>
        </w:numPr>
      </w:pPr>
      <w:r>
        <w:t>Corrupted DICOM files.</w:t>
      </w:r>
    </w:p>
    <w:p w14:paraId="1C1F4973" w14:textId="2D72372A" w:rsidR="003A72B7" w:rsidRDefault="008E0850" w:rsidP="003A72B7">
      <w:pPr>
        <w:pStyle w:val="ListParagraph"/>
        <w:numPr>
          <w:ilvl w:val="0"/>
          <w:numId w:val="16"/>
        </w:numPr>
      </w:pPr>
      <w:r>
        <w:t>No</w:t>
      </w:r>
      <w:r w:rsidR="00297A66">
        <w:t xml:space="preserve"> known</w:t>
      </w:r>
      <w:r>
        <w:t xml:space="preserve"> o</w:t>
      </w:r>
      <w:r w:rsidR="004C7866">
        <w:t xml:space="preserve">utcome </w:t>
      </w:r>
      <w:r>
        <w:t>to</w:t>
      </w:r>
      <w:r w:rsidR="004C7866">
        <w:t xml:space="preserve"> the cancer question</w:t>
      </w:r>
    </w:p>
    <w:p w14:paraId="0A63022C" w14:textId="50E43E35" w:rsidR="00720D84" w:rsidRDefault="00A24D41" w:rsidP="003A72B7">
      <w:pPr>
        <w:pStyle w:val="ListParagraph"/>
        <w:numPr>
          <w:ilvl w:val="0"/>
          <w:numId w:val="16"/>
        </w:numPr>
      </w:pPr>
      <w:r>
        <w:t>CXR</w:t>
      </w:r>
      <w:r w:rsidR="00720D84">
        <w:t xml:space="preserve"> </w:t>
      </w:r>
      <w:r>
        <w:t xml:space="preserve">not </w:t>
      </w:r>
      <w:r w:rsidR="00720D84">
        <w:t>suitable for AI software analysis (</w:t>
      </w:r>
      <w:r>
        <w:t>Appendix 1)</w:t>
      </w:r>
    </w:p>
    <w:p w14:paraId="5F336313" w14:textId="5C33B635" w:rsidR="000A10A3" w:rsidRDefault="000A10A3" w:rsidP="00395067">
      <w:pPr>
        <w:pStyle w:val="ListParagraph"/>
        <w:numPr>
          <w:ilvl w:val="0"/>
          <w:numId w:val="16"/>
        </w:numPr>
      </w:pPr>
      <w:r>
        <w:t>CXR not available on ICHT PACS</w:t>
      </w:r>
    </w:p>
    <w:p w14:paraId="08E1FCDD" w14:textId="39C6119A" w:rsidR="00E34C27" w:rsidRPr="00E34C27" w:rsidRDefault="00E34C27" w:rsidP="00E34C27"/>
    <w:p w14:paraId="2A35F11A" w14:textId="77777777" w:rsidR="00663512" w:rsidRPr="004C4617" w:rsidRDefault="00663512" w:rsidP="00663512"/>
    <w:p w14:paraId="726F3B59" w14:textId="77777777" w:rsidR="00663512" w:rsidRPr="00CB1325" w:rsidRDefault="00BE7282" w:rsidP="00D057F1">
      <w:pPr>
        <w:pStyle w:val="Heading1"/>
      </w:pPr>
      <w:bookmarkStart w:id="24" w:name="_Toc169004936"/>
      <w:bookmarkStart w:id="25" w:name="_Toc33089438"/>
      <w:r>
        <w:t>ADVERSE EVENTS</w:t>
      </w:r>
      <w:bookmarkEnd w:id="24"/>
      <w:r>
        <w:t xml:space="preserve"> </w:t>
      </w:r>
      <w:bookmarkEnd w:id="25"/>
    </w:p>
    <w:p w14:paraId="11CCCC18" w14:textId="1B96C5AB" w:rsidR="00663512" w:rsidRDefault="00663512" w:rsidP="00663512">
      <w:pPr>
        <w:pStyle w:val="Normal1"/>
        <w:jc w:val="both"/>
        <w:rPr>
          <w:rFonts w:cs="Arial"/>
          <w:b/>
          <w:bCs/>
          <w:sz w:val="22"/>
          <w:szCs w:val="22"/>
          <w:lang w:val="en-GB"/>
        </w:rPr>
      </w:pPr>
    </w:p>
    <w:p w14:paraId="0F753388" w14:textId="77777777" w:rsidR="00E34C27" w:rsidRPr="004C4617" w:rsidRDefault="00E34C27" w:rsidP="00E34C27">
      <w:r w:rsidRPr="000F4401">
        <w:t>This is a retrospective observational study using data acquired as part of routine clinical care; no adverse events will be recorded or reported.</w:t>
      </w:r>
    </w:p>
    <w:p w14:paraId="0229FA1B" w14:textId="716E6931" w:rsidR="00E34C27" w:rsidRDefault="00E34C27" w:rsidP="00663512">
      <w:pPr>
        <w:pStyle w:val="Normal1"/>
        <w:jc w:val="both"/>
        <w:rPr>
          <w:rFonts w:cs="Arial"/>
          <w:b/>
          <w:bCs/>
          <w:sz w:val="22"/>
          <w:szCs w:val="22"/>
          <w:lang w:val="en-GB"/>
        </w:rPr>
      </w:pPr>
    </w:p>
    <w:p w14:paraId="32968578" w14:textId="77777777" w:rsidR="00663512" w:rsidRPr="004C4617" w:rsidRDefault="00663512" w:rsidP="00663512"/>
    <w:p w14:paraId="538B0B75" w14:textId="77777777" w:rsidR="00663512" w:rsidRPr="00CB1325" w:rsidRDefault="00663512" w:rsidP="00D057F1">
      <w:pPr>
        <w:pStyle w:val="Heading1"/>
      </w:pPr>
      <w:bookmarkStart w:id="26" w:name="_Toc33089441"/>
      <w:bookmarkStart w:id="27" w:name="_Toc169004937"/>
      <w:r w:rsidRPr="00CB1325">
        <w:t>ASSESSMENT AND FOLLOW-UP</w:t>
      </w:r>
      <w:bookmarkEnd w:id="26"/>
      <w:bookmarkEnd w:id="27"/>
      <w:r w:rsidRPr="00CB1325">
        <w:t xml:space="preserve"> </w:t>
      </w:r>
    </w:p>
    <w:p w14:paraId="1843708E" w14:textId="77777777" w:rsidR="00663512" w:rsidRDefault="00663512" w:rsidP="00663512"/>
    <w:p w14:paraId="3B8116A9" w14:textId="30FC0C51" w:rsidR="00E34C27" w:rsidRDefault="00E34C27" w:rsidP="00E34C27">
      <w:r>
        <w:t xml:space="preserve">There will be no </w:t>
      </w:r>
      <w:r w:rsidR="003F166B">
        <w:t xml:space="preserve">prospective </w:t>
      </w:r>
      <w:r>
        <w:t>follow-up for patients as part of the study as the study involves retrospective data collection.</w:t>
      </w:r>
    </w:p>
    <w:p w14:paraId="624F2CCE" w14:textId="77777777" w:rsidR="00E34C27" w:rsidRDefault="00E34C27" w:rsidP="00E34C27"/>
    <w:p w14:paraId="1276CBC2" w14:textId="77777777" w:rsidR="00E34C27" w:rsidRDefault="00E34C27" w:rsidP="00E34C27">
      <w:r>
        <w:t>Since this is a retrospective data collection, the end of the study is marked as the end of data collection.</w:t>
      </w:r>
    </w:p>
    <w:p w14:paraId="3A23A16D" w14:textId="77777777" w:rsidR="00663512" w:rsidRDefault="00663512" w:rsidP="00663512"/>
    <w:p w14:paraId="03F4B2F6" w14:textId="77777777" w:rsidR="00663512" w:rsidRPr="004C4617" w:rsidRDefault="00663512" w:rsidP="00663512"/>
    <w:p w14:paraId="6B67CC36" w14:textId="7BC60BBD" w:rsidR="0013322F" w:rsidRDefault="00663512" w:rsidP="00663512">
      <w:pPr>
        <w:pStyle w:val="Heading1"/>
      </w:pPr>
      <w:bookmarkStart w:id="28" w:name="_Toc33089442"/>
      <w:bookmarkStart w:id="29" w:name="_Toc169004938"/>
      <w:r w:rsidRPr="001C32E0">
        <w:t>STATISTIC</w:t>
      </w:r>
      <w:bookmarkEnd w:id="28"/>
      <w:r w:rsidR="00BE7282" w:rsidRPr="001C32E0">
        <w:t>S AND DATA ANALYSIS</w:t>
      </w:r>
      <w:bookmarkEnd w:id="29"/>
    </w:p>
    <w:p w14:paraId="52C407DB" w14:textId="77777777" w:rsidR="0013322F" w:rsidRDefault="0013322F" w:rsidP="00663512"/>
    <w:p w14:paraId="04307A04" w14:textId="3988F941" w:rsidR="0092090C" w:rsidRDefault="0092090C" w:rsidP="00663512">
      <w:r>
        <w:t xml:space="preserve">The sample size will be 53,000 CXRs obtained </w:t>
      </w:r>
      <w:r w:rsidR="00812B1B">
        <w:t>between January 2018 and December 2018 (inclusive)</w:t>
      </w:r>
      <w:r w:rsidR="00086941">
        <w:t xml:space="preserve"> </w:t>
      </w:r>
      <w:r>
        <w:t>at ICHT</w:t>
      </w:r>
      <w:r w:rsidR="00395067" w:rsidRPr="00395067">
        <w:t xml:space="preserve"> </w:t>
      </w:r>
      <w:r w:rsidR="00395067">
        <w:t>and a subset of approximately 1,000 CXRs taken from patients diagnosed of lung cancer at ICHT between January 2016 and August 2018</w:t>
      </w:r>
      <w:r>
        <w:t xml:space="preserve">. Diagnostic </w:t>
      </w:r>
      <w:r w:rsidR="00C92E62">
        <w:t>performance measurements</w:t>
      </w:r>
      <w:r>
        <w:t xml:space="preserve"> (sensitivity, specificity, positive and negative predictive values, area under the ROC curve) </w:t>
      </w:r>
      <w:r w:rsidR="00C92E62">
        <w:t xml:space="preserve">will be calculated based on the observed true positives, true negatives, false positives and false negatives. </w:t>
      </w:r>
    </w:p>
    <w:p w14:paraId="43F2F794" w14:textId="77777777" w:rsidR="00317C49" w:rsidRDefault="00317C49" w:rsidP="00663512"/>
    <w:p w14:paraId="37B621EC" w14:textId="4EC08178" w:rsidR="00317C49" w:rsidRDefault="00317C49" w:rsidP="00663512">
      <w:r>
        <w:t>The failure rates will be computed as a percentage of the total number of CXRs included</w:t>
      </w:r>
      <w:r w:rsidR="009B63DB">
        <w:t>, and the ones associated with each AI-limiting patient and technical factor</w:t>
      </w:r>
      <w:r w:rsidR="00084CC9">
        <w:t xml:space="preserve"> </w:t>
      </w:r>
      <w:r w:rsidR="009B63DB">
        <w:t>will be compared to t</w:t>
      </w:r>
      <w:r w:rsidR="00084CC9">
        <w:t xml:space="preserve">he overall rate. </w:t>
      </w:r>
    </w:p>
    <w:p w14:paraId="084A74B2" w14:textId="239D9258" w:rsidR="0092090C" w:rsidRDefault="0092090C" w:rsidP="00663512"/>
    <w:p w14:paraId="5F04BC8E" w14:textId="626E7E9A" w:rsidR="00C13615" w:rsidRDefault="00FF5BD5" w:rsidP="00663512">
      <w:r>
        <w:t>A stratified an</w:t>
      </w:r>
      <w:r w:rsidR="005F67F4">
        <w:t>alysis of the AI software performance by disease stage</w:t>
      </w:r>
      <w:r w:rsidR="00F11660">
        <w:t xml:space="preserve"> (as per IASLC 7</w:t>
      </w:r>
      <w:r w:rsidR="00F11660" w:rsidRPr="001C32E0">
        <w:rPr>
          <w:vertAlign w:val="superscript"/>
        </w:rPr>
        <w:t>th</w:t>
      </w:r>
      <w:r w:rsidR="00F11660">
        <w:t xml:space="preserve"> edition,</w:t>
      </w:r>
      <w:r w:rsidR="001C32E0">
        <w:t xml:space="preserve"> </w:t>
      </w:r>
      <w:r w:rsidR="00F11660">
        <w:t>that was used at the time of diagnosis)</w:t>
      </w:r>
      <w:r w:rsidR="005F67F4">
        <w:t>, source of referral</w:t>
      </w:r>
      <w:r w:rsidR="00F11660">
        <w:t xml:space="preserve"> (GP/OP/ED) and reason of referral (suspected cancer/incidental cancer finding) will be performed. </w:t>
      </w:r>
    </w:p>
    <w:p w14:paraId="2F00661A" w14:textId="77777777" w:rsidR="00C13615" w:rsidRDefault="00C13615" w:rsidP="00663512"/>
    <w:p w14:paraId="39D51ADE" w14:textId="6D4C9BC2" w:rsidR="00FF5BD5" w:rsidRDefault="00C13615" w:rsidP="00663512">
      <w:r>
        <w:t>Ordinal demographic factors such as patient age and cancer stage will be compared between failed and successful cases using Student t-test with a statistical significance threshold of 5% used.</w:t>
      </w:r>
    </w:p>
    <w:p w14:paraId="204331D3" w14:textId="355012F0" w:rsidR="003F5053" w:rsidRDefault="003F5053" w:rsidP="00663512"/>
    <w:p w14:paraId="65508B47" w14:textId="1AF00786" w:rsidR="003F5053" w:rsidRDefault="000D0E8F" w:rsidP="00663512">
      <w:r>
        <w:t>Using</w:t>
      </w:r>
      <w:r w:rsidR="00DA4BA1">
        <w:t xml:space="preserve"> </w:t>
      </w:r>
      <w:r>
        <w:t xml:space="preserve">a </w:t>
      </w:r>
      <w:r w:rsidR="00DA4BA1">
        <w:t>method</w:t>
      </w:r>
      <w:r>
        <w:t xml:space="preserve"> described</w:t>
      </w:r>
      <w:r w:rsidR="006E5CEB">
        <w:t xml:space="preserve"> </w:t>
      </w:r>
      <w:r w:rsidR="00DA4BA1">
        <w:t xml:space="preserve">for diagnostic accuracy studies, </w:t>
      </w:r>
      <w:sdt>
        <w:sdtPr>
          <w:rPr>
            <w:color w:val="000000"/>
          </w:rPr>
          <w:tag w:val="MENDELEY_CITATION_v3_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"/>
          <w:id w:val="1095818107"/>
          <w:placeholder>
            <w:docPart w:val="DefaultPlaceholder_-1854013440"/>
          </w:placeholder>
        </w:sdtPr>
        <w:sdtContent>
          <w:r w:rsidR="007E7F4E" w:rsidRPr="007E7F4E">
            <w:rPr>
              <w:color w:val="000000"/>
            </w:rPr>
            <w:t>[</w:t>
          </w:r>
          <w:r w:rsidR="001F5E31">
            <w:rPr>
              <w:color w:val="000000"/>
            </w:rPr>
            <w:t>8</w:t>
          </w:r>
          <w:r w:rsidR="007E7F4E" w:rsidRPr="007E7F4E">
            <w:rPr>
              <w:color w:val="000000"/>
            </w:rPr>
            <w:t>]</w:t>
          </w:r>
        </w:sdtContent>
      </w:sdt>
      <w:r w:rsidR="00DA4BA1">
        <w:t xml:space="preserve"> a</w:t>
      </w:r>
      <w:r w:rsidR="003F5053">
        <w:t>ssuming a Type 1 error of 5% and margin of error of 10%, and based on</w:t>
      </w:r>
      <w:r w:rsidR="00ED12A6">
        <w:t xml:space="preserve"> findings from a </w:t>
      </w:r>
      <w:proofErr w:type="spellStart"/>
      <w:r w:rsidR="003F5053">
        <w:t>qXR</w:t>
      </w:r>
      <w:proofErr w:type="spellEnd"/>
      <w:r w:rsidR="003F5053">
        <w:t xml:space="preserve"> pilot study</w:t>
      </w:r>
      <w:r w:rsidR="00ED12A6">
        <w:t>:</w:t>
      </w:r>
      <w:sdt>
        <w:sdtPr>
          <w:rPr>
            <w:color w:val="000000"/>
          </w:rPr>
          <w:tag w:val="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"/>
          <w:id w:val="-500498052"/>
          <w:placeholder>
            <w:docPart w:val="DefaultPlaceholder_-1854013440"/>
          </w:placeholder>
        </w:sdtPr>
        <w:sdtContent>
          <w:r w:rsidR="007E7F4E" w:rsidRPr="007E7F4E">
            <w:rPr>
              <w:color w:val="000000"/>
            </w:rPr>
            <w:t>[</w:t>
          </w:r>
          <w:r w:rsidR="001F5E31">
            <w:rPr>
              <w:color w:val="000000"/>
            </w:rPr>
            <w:t>9</w:t>
          </w:r>
          <w:r w:rsidR="007E7F4E" w:rsidRPr="007E7F4E">
            <w:rPr>
              <w:color w:val="000000"/>
            </w:rPr>
            <w:t>]</w:t>
          </w:r>
        </w:sdtContent>
      </w:sdt>
      <w:r w:rsidR="003B0C07">
        <w:t xml:space="preserve"> </w:t>
      </w:r>
      <w:r w:rsidR="003F5053">
        <w:t>sensitivity of 71.4% and specificity of 97.7%</w:t>
      </w:r>
      <w:r w:rsidR="00ED12A6">
        <w:t xml:space="preserve"> and </w:t>
      </w:r>
      <w:r w:rsidR="003F5053">
        <w:t>a suspected malignant nodule prevalence of 7% observed</w:t>
      </w:r>
      <w:r w:rsidR="00C27596">
        <w:t xml:space="preserve"> (35 out of 500 CXRs in the test cohort)</w:t>
      </w:r>
      <w:r w:rsidR="003F5053">
        <w:t>, the number required is calculated to be 1116</w:t>
      </w:r>
      <w:r>
        <w:t xml:space="preserve"> for the primary outcome measure of test sensitivity</w:t>
      </w:r>
      <w:r w:rsidR="003F5053">
        <w:t xml:space="preserve">; which are satisfied by the proposed sample size. </w:t>
      </w:r>
    </w:p>
    <w:p w14:paraId="0BE53802" w14:textId="77777777" w:rsidR="00B03880" w:rsidRDefault="00B03880" w:rsidP="00663512"/>
    <w:p w14:paraId="7462958D" w14:textId="409DCB99" w:rsidR="00663512" w:rsidRDefault="00663512" w:rsidP="00663512">
      <w:r>
        <w:t xml:space="preserve">Data and all appropriate documentation will be stored for a minimum of </w:t>
      </w:r>
      <w:r w:rsidR="006A7B85">
        <w:t xml:space="preserve">5 </w:t>
      </w:r>
      <w:r>
        <w:t xml:space="preserve">years after the completion of the study, including the follow-up period.  </w:t>
      </w:r>
    </w:p>
    <w:p w14:paraId="05102CA0" w14:textId="77777777" w:rsidR="00663512" w:rsidRDefault="00663512" w:rsidP="00663512"/>
    <w:p w14:paraId="588CA6E7" w14:textId="77777777" w:rsidR="00663512" w:rsidRPr="004C4617" w:rsidRDefault="00663512" w:rsidP="00663512"/>
    <w:p w14:paraId="26EBCF46" w14:textId="77777777" w:rsidR="00663512" w:rsidRPr="00CB1325" w:rsidRDefault="00BE7282" w:rsidP="00D057F1">
      <w:pPr>
        <w:pStyle w:val="Heading1"/>
      </w:pPr>
      <w:bookmarkStart w:id="30" w:name="_Toc169004939"/>
      <w:bookmarkStart w:id="31" w:name="_Toc33089443"/>
      <w:r>
        <w:t>REGULATORY ISSUES</w:t>
      </w:r>
      <w:bookmarkEnd w:id="30"/>
      <w:r>
        <w:t xml:space="preserve"> </w:t>
      </w:r>
      <w:bookmarkEnd w:id="31"/>
    </w:p>
    <w:p w14:paraId="3F7B84B9" w14:textId="77777777" w:rsidR="00663512" w:rsidRPr="004C4617" w:rsidRDefault="00663512" w:rsidP="00663512"/>
    <w:p w14:paraId="009F9450" w14:textId="0B7F37DA" w:rsidR="00663512" w:rsidRDefault="00D057F1" w:rsidP="00880434">
      <w:pPr>
        <w:pStyle w:val="QAHeading2"/>
        <w:numPr>
          <w:ilvl w:val="1"/>
          <w:numId w:val="2"/>
        </w:numPr>
      </w:pPr>
      <w:bookmarkStart w:id="32" w:name="_Toc169004940"/>
      <w:bookmarkStart w:id="33" w:name="_Toc33089444"/>
      <w:r>
        <w:t>ETHICS APPROVAL</w:t>
      </w:r>
      <w:bookmarkEnd w:id="32"/>
      <w:r>
        <w:t xml:space="preserve"> </w:t>
      </w:r>
      <w:bookmarkEnd w:id="33"/>
    </w:p>
    <w:p w14:paraId="2A8E6357" w14:textId="77777777" w:rsidR="0026212A" w:rsidRPr="007D41E7" w:rsidRDefault="0026212A" w:rsidP="0026212A">
      <w:pPr>
        <w:pStyle w:val="QAHeading2"/>
        <w:ind w:left="1440"/>
      </w:pPr>
    </w:p>
    <w:p w14:paraId="05097225" w14:textId="2E133B72" w:rsidR="00663512" w:rsidRPr="00D366EA" w:rsidRDefault="00663512" w:rsidP="00663512">
      <w:pPr>
        <w:jc w:val="both"/>
        <w:rPr>
          <w:color w:val="000000"/>
        </w:rPr>
      </w:pPr>
      <w:r w:rsidRPr="00D366EA">
        <w:rPr>
          <w:color w:val="000000"/>
        </w:rPr>
        <w:t xml:space="preserve">The </w:t>
      </w:r>
      <w:r>
        <w:rPr>
          <w:color w:val="000000"/>
        </w:rPr>
        <w:t>Study Coordination Centre</w:t>
      </w:r>
      <w:r w:rsidRPr="00D366EA">
        <w:rPr>
          <w:color w:val="000000"/>
        </w:rPr>
        <w:t xml:space="preserve"> has obtained approval from the </w:t>
      </w:r>
      <w:r>
        <w:rPr>
          <w:color w:val="000000"/>
        </w:rPr>
        <w:t xml:space="preserve">Health </w:t>
      </w:r>
      <w:r w:rsidR="00003AFD">
        <w:rPr>
          <w:color w:val="000000"/>
        </w:rPr>
        <w:t xml:space="preserve">Research </w:t>
      </w:r>
      <w:r>
        <w:rPr>
          <w:color w:val="000000"/>
        </w:rPr>
        <w:t>Authority (HRA)</w:t>
      </w:r>
      <w:r w:rsidRPr="00D366EA">
        <w:rPr>
          <w:color w:val="000000"/>
        </w:rPr>
        <w:t xml:space="preserve">. </w:t>
      </w:r>
      <w:r>
        <w:rPr>
          <w:color w:val="000000"/>
        </w:rPr>
        <w:t xml:space="preserve">The study must also receive confirmation of capacity and capability from each participating NHS Trust before accepting participants into the study or any research activity is carried out. </w:t>
      </w:r>
      <w:r w:rsidRPr="00D366EA">
        <w:rPr>
          <w:color w:val="000000"/>
        </w:rPr>
        <w:t xml:space="preserve">The </w:t>
      </w:r>
      <w:r>
        <w:rPr>
          <w:color w:val="000000"/>
        </w:rPr>
        <w:t>study</w:t>
      </w:r>
      <w:r w:rsidRPr="00D366EA">
        <w:rPr>
          <w:color w:val="000000"/>
        </w:rPr>
        <w:t xml:space="preserve"> will be conducted in accordance with the recommendations for physicians involved in research on human subjects adopted by the 18th World Medical Assembly, Helsinki 1964 and later revisions.</w:t>
      </w:r>
    </w:p>
    <w:p w14:paraId="566CA7F1" w14:textId="77777777" w:rsidR="00663512" w:rsidRPr="00D366EA" w:rsidRDefault="00663512" w:rsidP="00663512"/>
    <w:p w14:paraId="2173BE39" w14:textId="77777777" w:rsidR="00663512" w:rsidRPr="007D41E7" w:rsidRDefault="00D057F1" w:rsidP="00880434">
      <w:pPr>
        <w:pStyle w:val="QAHeading2"/>
        <w:numPr>
          <w:ilvl w:val="1"/>
          <w:numId w:val="2"/>
        </w:numPr>
      </w:pPr>
      <w:bookmarkStart w:id="34" w:name="_Toc169004941"/>
      <w:bookmarkStart w:id="35" w:name="_Toc33089445"/>
      <w:r>
        <w:t>CONSENT</w:t>
      </w:r>
      <w:bookmarkEnd w:id="34"/>
      <w:r>
        <w:t xml:space="preserve"> </w:t>
      </w:r>
      <w:bookmarkEnd w:id="35"/>
      <w:r w:rsidR="00663512" w:rsidRPr="007D41E7">
        <w:t xml:space="preserve"> </w:t>
      </w:r>
    </w:p>
    <w:p w14:paraId="20392709" w14:textId="688053A0" w:rsidR="00663512" w:rsidRDefault="00663512" w:rsidP="00663512"/>
    <w:p w14:paraId="1FB9F4F6" w14:textId="78DACACB" w:rsidR="00E34C27" w:rsidRDefault="00E34C27" w:rsidP="00E34C27">
      <w:pPr>
        <w:rPr>
          <w:color w:val="000000"/>
        </w:rPr>
      </w:pPr>
      <w:r>
        <w:rPr>
          <w:color w:val="000000"/>
        </w:rPr>
        <w:t>As the study involves a pseudo</w:t>
      </w:r>
      <w:r w:rsidR="00904627">
        <w:rPr>
          <w:color w:val="000000"/>
        </w:rPr>
        <w:t>n</w:t>
      </w:r>
      <w:r>
        <w:rPr>
          <w:color w:val="000000"/>
        </w:rPr>
        <w:t>ymised dataset which is collected by the direct care team then c</w:t>
      </w:r>
      <w:r w:rsidRPr="00AE3A96">
        <w:rPr>
          <w:color w:val="000000"/>
        </w:rPr>
        <w:t>onsent is not required in line with NIHR</w:t>
      </w:r>
      <w:r>
        <w:rPr>
          <w:color w:val="000000"/>
        </w:rPr>
        <w:t>/HRA</w:t>
      </w:r>
      <w:r w:rsidRPr="00AE3A96">
        <w:rPr>
          <w:color w:val="000000"/>
        </w:rPr>
        <w:t xml:space="preserve"> guidelines and GDP</w:t>
      </w:r>
      <w:r>
        <w:rPr>
          <w:color w:val="000000"/>
        </w:rPr>
        <w:t>R</w:t>
      </w:r>
      <w:r w:rsidRPr="00AE3A96">
        <w:rPr>
          <w:color w:val="000000"/>
        </w:rPr>
        <w:t xml:space="preserve"> compliance</w:t>
      </w:r>
      <w:r>
        <w:rPr>
          <w:color w:val="000000"/>
        </w:rPr>
        <w:t>.</w:t>
      </w:r>
      <w:r w:rsidRPr="00AE3A96">
        <w:rPr>
          <w:color w:val="000000"/>
        </w:rPr>
        <w:t xml:space="preserve"> </w:t>
      </w:r>
    </w:p>
    <w:p w14:paraId="01284F7B" w14:textId="77777777" w:rsidR="00E34C27" w:rsidRPr="00D366EA" w:rsidRDefault="00E34C27" w:rsidP="00663512"/>
    <w:p w14:paraId="4B9B5365" w14:textId="77777777" w:rsidR="00663512" w:rsidRPr="007D41E7" w:rsidRDefault="00D057F1" w:rsidP="00880434">
      <w:pPr>
        <w:pStyle w:val="QAHeading2"/>
        <w:numPr>
          <w:ilvl w:val="1"/>
          <w:numId w:val="2"/>
        </w:numPr>
      </w:pPr>
      <w:bookmarkStart w:id="36" w:name="_Toc169004942"/>
      <w:bookmarkStart w:id="37" w:name="_Toc33089446"/>
      <w:r>
        <w:t>CONFIDENTIALITY</w:t>
      </w:r>
      <w:bookmarkEnd w:id="36"/>
      <w:r>
        <w:t xml:space="preserve"> </w:t>
      </w:r>
      <w:bookmarkEnd w:id="37"/>
    </w:p>
    <w:p w14:paraId="7DA88A2F" w14:textId="196CDC20" w:rsidR="00E34C27" w:rsidRDefault="00E34C27" w:rsidP="00E34C27">
      <w:pPr>
        <w:jc w:val="both"/>
        <w:rPr>
          <w:color w:val="000000"/>
          <w:highlight w:val="yellow"/>
        </w:rPr>
      </w:pPr>
    </w:p>
    <w:p w14:paraId="6E6DF145" w14:textId="77777777" w:rsidR="00E34C27" w:rsidRPr="00F2714B" w:rsidRDefault="00E34C27" w:rsidP="00E34C27">
      <w:pPr>
        <w:jc w:val="both"/>
        <w:rPr>
          <w:color w:val="000000"/>
        </w:rPr>
      </w:pPr>
      <w:r w:rsidRPr="00F2714B">
        <w:rPr>
          <w:color w:val="000000"/>
        </w:rPr>
        <w:t>The Chief Investigator will preserve the confidentiality of participants taking part in the study and is registered under the Data Protection Act.</w:t>
      </w:r>
    </w:p>
    <w:p w14:paraId="0ACDE7CB" w14:textId="77777777" w:rsidR="00E34C27" w:rsidRPr="00F2714B" w:rsidRDefault="00E34C27" w:rsidP="00E34C27">
      <w:pPr>
        <w:jc w:val="both"/>
        <w:rPr>
          <w:color w:val="000000"/>
        </w:rPr>
      </w:pPr>
    </w:p>
    <w:p w14:paraId="184216D0" w14:textId="77777777" w:rsidR="00E34C27" w:rsidRPr="00F2714B" w:rsidRDefault="00E34C27" w:rsidP="00E34C27">
      <w:pPr>
        <w:jc w:val="both"/>
        <w:rPr>
          <w:color w:val="000000"/>
        </w:rPr>
      </w:pPr>
      <w:r w:rsidRPr="00F2714B">
        <w:rPr>
          <w:color w:val="000000"/>
        </w:rPr>
        <w:t xml:space="preserve">Data will be </w:t>
      </w:r>
      <w:r>
        <w:rPr>
          <w:color w:val="000000"/>
        </w:rPr>
        <w:t>pseudonymised.</w:t>
      </w:r>
    </w:p>
    <w:p w14:paraId="004586AE" w14:textId="49E48415" w:rsidR="00E34C27" w:rsidRPr="00D05DD9" w:rsidRDefault="00E34C27" w:rsidP="00E34C27">
      <w:pPr>
        <w:jc w:val="both"/>
        <w:rPr>
          <w:color w:val="000000"/>
          <w:highlight w:val="yellow"/>
        </w:rPr>
      </w:pPr>
    </w:p>
    <w:p w14:paraId="620B0F8C" w14:textId="638AA661" w:rsidR="00663512" w:rsidRDefault="00D057F1" w:rsidP="00880434">
      <w:pPr>
        <w:pStyle w:val="QAHeading2"/>
        <w:numPr>
          <w:ilvl w:val="1"/>
          <w:numId w:val="2"/>
        </w:numPr>
      </w:pPr>
      <w:bookmarkStart w:id="38" w:name="_Toc33089447"/>
      <w:bookmarkStart w:id="39" w:name="_Toc169004943"/>
      <w:r>
        <w:t>INDEMNITY</w:t>
      </w:r>
      <w:bookmarkEnd w:id="38"/>
      <w:bookmarkEnd w:id="39"/>
    </w:p>
    <w:p w14:paraId="591DB785" w14:textId="77777777" w:rsidR="00E34C27" w:rsidRPr="007D41E7" w:rsidRDefault="00E34C27" w:rsidP="00E34C27">
      <w:pPr>
        <w:pStyle w:val="QAHeading2"/>
        <w:ind w:left="1440"/>
      </w:pPr>
    </w:p>
    <w:p w14:paraId="5D605E2D" w14:textId="5913E61E" w:rsidR="00663512" w:rsidRPr="00A97820" w:rsidRDefault="00663512" w:rsidP="00663512">
      <w:pPr>
        <w:jc w:val="both"/>
      </w:pPr>
      <w:r w:rsidRPr="00FB703B">
        <w:t xml:space="preserve">Imperial College Healthcare NHS Trust holds standard NHS Hospital Indemnity and insurance cover with NHS </w:t>
      </w:r>
      <w:r>
        <w:t>Resolution</w:t>
      </w:r>
      <w:r w:rsidRPr="00FB703B">
        <w:t xml:space="preserve"> for NHS Trusts in England, which apply to this study</w:t>
      </w:r>
      <w:r w:rsidR="00CE70A1">
        <w:t>.</w:t>
      </w:r>
    </w:p>
    <w:p w14:paraId="5509C8E7" w14:textId="77777777" w:rsidR="00663512" w:rsidRPr="00CB0D97" w:rsidRDefault="00663512" w:rsidP="00663512"/>
    <w:p w14:paraId="736D169D" w14:textId="367D7916" w:rsidR="00663512" w:rsidRDefault="00D057F1" w:rsidP="00880434">
      <w:pPr>
        <w:pStyle w:val="QAHeading2"/>
        <w:numPr>
          <w:ilvl w:val="1"/>
          <w:numId w:val="2"/>
        </w:numPr>
      </w:pPr>
      <w:bookmarkStart w:id="40" w:name="_Toc169004944"/>
      <w:bookmarkStart w:id="41" w:name="_Toc33089448"/>
      <w:r>
        <w:t>SPONSOR</w:t>
      </w:r>
      <w:bookmarkEnd w:id="40"/>
      <w:r>
        <w:t xml:space="preserve"> </w:t>
      </w:r>
      <w:bookmarkEnd w:id="41"/>
    </w:p>
    <w:p w14:paraId="069B113F" w14:textId="77777777" w:rsidR="00E34C27" w:rsidRPr="007D41E7" w:rsidRDefault="00E34C27" w:rsidP="00E34C27">
      <w:pPr>
        <w:pStyle w:val="QAHeading2"/>
        <w:ind w:left="1440"/>
      </w:pPr>
    </w:p>
    <w:p w14:paraId="3B0976ED" w14:textId="385CE1A8" w:rsidR="00663512" w:rsidRDefault="00663512" w:rsidP="00663512">
      <w:pPr>
        <w:jc w:val="both"/>
        <w:rPr>
          <w:bCs/>
          <w:i/>
        </w:rPr>
      </w:pPr>
      <w:r w:rsidRPr="00FB703B">
        <w:rPr>
          <w:rFonts w:ascii="DPLHPK+Arial" w:hAnsi="DPLHPK+Arial" w:cs="DPLHPK+Arial"/>
          <w:color w:val="000000"/>
        </w:rPr>
        <w:t xml:space="preserve">Imperial College Healthcare NHS Trust </w:t>
      </w:r>
      <w:r>
        <w:rPr>
          <w:bCs/>
          <w:iCs/>
        </w:rPr>
        <w:t>will act as the main S</w:t>
      </w:r>
      <w:r w:rsidRPr="00CB0D97">
        <w:rPr>
          <w:bCs/>
          <w:iCs/>
        </w:rPr>
        <w:t xml:space="preserve">ponsor for this study.  Delegated responsibilities will be assigned to the NHS trusts taking part in this </w:t>
      </w:r>
      <w:r>
        <w:rPr>
          <w:bCs/>
          <w:iCs/>
        </w:rPr>
        <w:t>study</w:t>
      </w:r>
      <w:r w:rsidRPr="00CB0D97">
        <w:rPr>
          <w:bCs/>
          <w:iCs/>
        </w:rPr>
        <w:t>.</w:t>
      </w:r>
      <w:r w:rsidRPr="00CB0D97">
        <w:rPr>
          <w:bCs/>
          <w:i/>
        </w:rPr>
        <w:t xml:space="preserve">  </w:t>
      </w:r>
    </w:p>
    <w:p w14:paraId="75243F88" w14:textId="77777777" w:rsidR="00663512" w:rsidRDefault="00663512" w:rsidP="00663512">
      <w:pPr>
        <w:jc w:val="both"/>
        <w:rPr>
          <w:bCs/>
          <w:i/>
        </w:rPr>
      </w:pPr>
    </w:p>
    <w:p w14:paraId="0AA631A8" w14:textId="375D1340" w:rsidR="00663512" w:rsidRPr="007D41E7" w:rsidRDefault="00D057F1" w:rsidP="00880434">
      <w:pPr>
        <w:pStyle w:val="QAHeading2"/>
        <w:numPr>
          <w:ilvl w:val="1"/>
          <w:numId w:val="2"/>
        </w:numPr>
      </w:pPr>
      <w:bookmarkStart w:id="42" w:name="_Toc169004945"/>
      <w:bookmarkStart w:id="43" w:name="_Toc33089449"/>
      <w:r>
        <w:t>FUNDING</w:t>
      </w:r>
      <w:bookmarkEnd w:id="42"/>
      <w:r>
        <w:t xml:space="preserve"> </w:t>
      </w:r>
      <w:bookmarkEnd w:id="43"/>
      <w:r w:rsidR="00E34C27">
        <w:br/>
      </w:r>
    </w:p>
    <w:p w14:paraId="24CBA737" w14:textId="5F58F93F" w:rsidR="00663512" w:rsidRPr="00A22983" w:rsidRDefault="00E34C27" w:rsidP="00663512">
      <w:pPr>
        <w:pStyle w:val="Normal1"/>
        <w:rPr>
          <w:sz w:val="22"/>
          <w:szCs w:val="22"/>
        </w:rPr>
      </w:pPr>
      <w:r>
        <w:rPr>
          <w:sz w:val="22"/>
          <w:szCs w:val="22"/>
        </w:rPr>
        <w:t xml:space="preserve">This study is funded by the AI Diagnostic Fund. </w:t>
      </w:r>
    </w:p>
    <w:p w14:paraId="33DAB0C3" w14:textId="77777777" w:rsidR="00663512" w:rsidRPr="00CB0D97" w:rsidRDefault="00663512" w:rsidP="00663512">
      <w:pPr>
        <w:rPr>
          <w:bCs/>
          <w:i/>
        </w:rPr>
      </w:pPr>
    </w:p>
    <w:p w14:paraId="67BC0320" w14:textId="10E7D016" w:rsidR="00663512" w:rsidRDefault="00D057F1" w:rsidP="00880434">
      <w:pPr>
        <w:pStyle w:val="QAHeading2"/>
        <w:numPr>
          <w:ilvl w:val="1"/>
          <w:numId w:val="2"/>
        </w:numPr>
      </w:pPr>
      <w:bookmarkStart w:id="44" w:name="_Toc169004946"/>
      <w:bookmarkStart w:id="45" w:name="_Toc33089450"/>
      <w:r>
        <w:t>AUDITS</w:t>
      </w:r>
      <w:bookmarkEnd w:id="44"/>
      <w:r>
        <w:t xml:space="preserve"> </w:t>
      </w:r>
      <w:bookmarkEnd w:id="45"/>
      <w:r w:rsidR="00663512" w:rsidRPr="007D41E7">
        <w:t xml:space="preserve"> </w:t>
      </w:r>
    </w:p>
    <w:p w14:paraId="2826A353" w14:textId="77777777" w:rsidR="0026212A" w:rsidRPr="007D41E7" w:rsidRDefault="0026212A" w:rsidP="0026212A">
      <w:pPr>
        <w:pStyle w:val="QAHeading2"/>
        <w:ind w:left="1440"/>
      </w:pPr>
    </w:p>
    <w:p w14:paraId="11E598D7" w14:textId="3E52B993" w:rsidR="00663512" w:rsidRDefault="00CE70A1" w:rsidP="00663512">
      <w:r w:rsidRPr="008E2695">
        <w:rPr>
          <w:sz w:val="22"/>
          <w:szCs w:val="22"/>
          <w:lang w:val="en-US"/>
        </w:rPr>
        <w:t xml:space="preserve">The study may be subject to audit by Imperial College Healthcare NHS Trust under their remit as sponsor and other regulatory bodies to ensure adherence to GCP and the UK Policy </w:t>
      </w:r>
      <w:proofErr w:type="gramStart"/>
      <w:r w:rsidRPr="008E2695">
        <w:rPr>
          <w:sz w:val="22"/>
          <w:szCs w:val="22"/>
          <w:lang w:val="en-US"/>
        </w:rPr>
        <w:t>Frame Work</w:t>
      </w:r>
      <w:proofErr w:type="gramEnd"/>
      <w:r w:rsidRPr="008E2695">
        <w:rPr>
          <w:sz w:val="22"/>
          <w:szCs w:val="22"/>
          <w:lang w:val="en-US"/>
        </w:rPr>
        <w:t xml:space="preserve"> for Health and Social Care Research.</w:t>
      </w:r>
    </w:p>
    <w:p w14:paraId="30251A37" w14:textId="77777777" w:rsidR="00663512" w:rsidRPr="00CB0D97" w:rsidRDefault="00663512" w:rsidP="00663512"/>
    <w:p w14:paraId="1A6B8CF8" w14:textId="77777777" w:rsidR="00663512" w:rsidRPr="00CB1325" w:rsidRDefault="00BE7282" w:rsidP="00D057F1">
      <w:pPr>
        <w:pStyle w:val="Heading1"/>
      </w:pPr>
      <w:bookmarkStart w:id="46" w:name="_Toc169004947"/>
      <w:bookmarkStart w:id="47" w:name="_Toc33089451"/>
      <w:r>
        <w:t>STUDY MANAGEMENT</w:t>
      </w:r>
      <w:bookmarkEnd w:id="46"/>
      <w:r>
        <w:t xml:space="preserve"> </w:t>
      </w:r>
      <w:bookmarkEnd w:id="47"/>
    </w:p>
    <w:p w14:paraId="2B0BC988" w14:textId="77777777" w:rsidR="00663512" w:rsidRDefault="00663512" w:rsidP="00663512">
      <w:pPr>
        <w:jc w:val="both"/>
        <w:rPr>
          <w:color w:val="000000"/>
        </w:rPr>
      </w:pPr>
    </w:p>
    <w:p w14:paraId="7E3F2C29" w14:textId="47AD4B3A" w:rsidR="00663512" w:rsidRDefault="00663512" w:rsidP="00663512">
      <w:pPr>
        <w:jc w:val="both"/>
        <w:rPr>
          <w:color w:val="000000"/>
        </w:rPr>
      </w:pPr>
      <w:r w:rsidRPr="00CB0D97">
        <w:rPr>
          <w:color w:val="000000"/>
        </w:rPr>
        <w:t xml:space="preserve">The day-to-day management of the </w:t>
      </w:r>
      <w:r>
        <w:rPr>
          <w:color w:val="000000"/>
        </w:rPr>
        <w:t>study</w:t>
      </w:r>
      <w:r w:rsidRPr="00CB0D97">
        <w:rPr>
          <w:color w:val="000000"/>
        </w:rPr>
        <w:t xml:space="preserve"> will be co-ordinated through </w:t>
      </w:r>
      <w:r w:rsidR="0026212A">
        <w:rPr>
          <w:color w:val="000000"/>
        </w:rPr>
        <w:t>Tina Stoycheva</w:t>
      </w:r>
      <w:r w:rsidRPr="00CB0D97">
        <w:rPr>
          <w:color w:val="000000"/>
        </w:rPr>
        <w:t xml:space="preserve">.  </w:t>
      </w:r>
    </w:p>
    <w:p w14:paraId="647E5452" w14:textId="77777777" w:rsidR="00B5553F" w:rsidRDefault="00B5553F" w:rsidP="00B5553F">
      <w:pPr>
        <w:rPr>
          <w:i/>
          <w:iCs/>
        </w:rPr>
      </w:pPr>
    </w:p>
    <w:p w14:paraId="6036A6CA" w14:textId="77777777" w:rsidR="00663512" w:rsidRPr="00CB0D97" w:rsidRDefault="00663512" w:rsidP="00663512"/>
    <w:p w14:paraId="2BA97E3B" w14:textId="77777777" w:rsidR="00663512" w:rsidRPr="001C32E0" w:rsidRDefault="00BE7282" w:rsidP="00D057F1">
      <w:pPr>
        <w:pStyle w:val="Heading1"/>
      </w:pPr>
      <w:bookmarkStart w:id="48" w:name="_Toc169004948"/>
      <w:bookmarkStart w:id="49" w:name="_Toc33089452"/>
      <w:r w:rsidRPr="001C32E0">
        <w:t>PUBLICATION POLICY</w:t>
      </w:r>
      <w:bookmarkEnd w:id="48"/>
      <w:r w:rsidRPr="001C32E0">
        <w:t xml:space="preserve"> </w:t>
      </w:r>
      <w:bookmarkEnd w:id="49"/>
    </w:p>
    <w:p w14:paraId="205C7806" w14:textId="77777777" w:rsidR="00663512" w:rsidRDefault="00663512" w:rsidP="00663512">
      <w:pPr>
        <w:jc w:val="both"/>
        <w:rPr>
          <w:color w:val="000000"/>
        </w:rPr>
      </w:pPr>
    </w:p>
    <w:p w14:paraId="4640D375" w14:textId="055D68D0" w:rsidR="00FF2956" w:rsidRDefault="00FF2956" w:rsidP="00663512">
      <w:pPr>
        <w:jc w:val="both"/>
        <w:rPr>
          <w:color w:val="000000"/>
        </w:rPr>
      </w:pPr>
    </w:p>
    <w:p w14:paraId="31EE15E7" w14:textId="0E95886B" w:rsidR="00FF2956" w:rsidRPr="006C15C9" w:rsidRDefault="00FF2956" w:rsidP="00FF2956">
      <w:pPr>
        <w:jc w:val="both"/>
        <w:rPr>
          <w:rFonts w:cs="Arial"/>
          <w:lang w:eastAsia="en-GB"/>
        </w:rPr>
      </w:pPr>
      <w:r w:rsidRPr="006C15C9">
        <w:rPr>
          <w:rFonts w:cs="Arial"/>
          <w:lang w:eastAsia="en-GB"/>
        </w:rPr>
        <w:t xml:space="preserve">The results of the study will be written and will be submitted for publication </w:t>
      </w:r>
      <w:r w:rsidR="00D407C6">
        <w:rPr>
          <w:rFonts w:cs="Arial"/>
          <w:lang w:eastAsia="en-GB"/>
        </w:rPr>
        <w:t>with</w:t>
      </w:r>
      <w:r w:rsidRPr="006C15C9">
        <w:rPr>
          <w:rFonts w:cs="Arial"/>
          <w:lang w:eastAsia="en-GB"/>
        </w:rPr>
        <w:t xml:space="preserve"> suitable journal</w:t>
      </w:r>
      <w:r w:rsidR="00D407C6">
        <w:rPr>
          <w:rFonts w:cs="Arial"/>
          <w:lang w:eastAsia="en-GB"/>
        </w:rPr>
        <w:t>s</w:t>
      </w:r>
      <w:r w:rsidR="00214D77">
        <w:rPr>
          <w:rFonts w:cs="Arial"/>
          <w:lang w:eastAsia="en-GB"/>
        </w:rPr>
        <w:t xml:space="preserve">, and </w:t>
      </w:r>
      <w:r w:rsidR="00D407C6" w:rsidRPr="006C15C9">
        <w:rPr>
          <w:rFonts w:cs="Arial"/>
        </w:rPr>
        <w:t>presentation at conferences</w:t>
      </w:r>
      <w:r w:rsidR="00D407C6">
        <w:rPr>
          <w:rFonts w:cs="Arial"/>
        </w:rPr>
        <w:t>.</w:t>
      </w:r>
      <w:r w:rsidR="007E015B">
        <w:rPr>
          <w:rFonts w:cs="Arial"/>
        </w:rPr>
        <w:t xml:space="preserve"> </w:t>
      </w:r>
      <w:r w:rsidR="00150D49">
        <w:rPr>
          <w:rFonts w:cs="Arial"/>
        </w:rPr>
        <w:t xml:space="preserve">All contributing study team members </w:t>
      </w:r>
      <w:r w:rsidR="002A2542">
        <w:rPr>
          <w:rFonts w:cs="Arial"/>
        </w:rPr>
        <w:t>and</w:t>
      </w:r>
      <w:r w:rsidR="00883CAA">
        <w:rPr>
          <w:rFonts w:cs="Arial"/>
        </w:rPr>
        <w:t>/or</w:t>
      </w:r>
      <w:r w:rsidR="002A2542">
        <w:rPr>
          <w:rFonts w:cs="Arial"/>
        </w:rPr>
        <w:t xml:space="preserve"> external collaborators </w:t>
      </w:r>
      <w:r w:rsidR="00150D49">
        <w:rPr>
          <w:rFonts w:cs="Arial"/>
        </w:rPr>
        <w:t>will be included as co-authors</w:t>
      </w:r>
      <w:r w:rsidR="00883CAA">
        <w:rPr>
          <w:rFonts w:cs="Arial"/>
        </w:rPr>
        <w:t>, the latter at the discretion of the Chief Investigator</w:t>
      </w:r>
      <w:r w:rsidR="00150D49">
        <w:rPr>
          <w:rFonts w:cs="Arial"/>
        </w:rPr>
        <w:t xml:space="preserve">. </w:t>
      </w:r>
    </w:p>
    <w:p w14:paraId="6CD761FE" w14:textId="77777777" w:rsidR="00663512" w:rsidRPr="00057606" w:rsidRDefault="00663512" w:rsidP="00663512"/>
    <w:p w14:paraId="1DD7428A" w14:textId="77777777" w:rsidR="00663512" w:rsidRPr="00CB1325" w:rsidRDefault="00BE7282" w:rsidP="00D057F1">
      <w:pPr>
        <w:pStyle w:val="Heading1"/>
      </w:pPr>
      <w:bookmarkStart w:id="50" w:name="_Toc169004949"/>
      <w:bookmarkStart w:id="51" w:name="_Toc33089453"/>
      <w:r>
        <w:t>REFERENCES</w:t>
      </w:r>
      <w:bookmarkEnd w:id="50"/>
      <w:r>
        <w:t xml:space="preserve"> </w:t>
      </w:r>
      <w:bookmarkEnd w:id="51"/>
    </w:p>
    <w:p w14:paraId="03F3EF80" w14:textId="51E2308F" w:rsidR="00663512" w:rsidRDefault="00663512" w:rsidP="00663512"/>
    <w:p w14:paraId="53E5D65E" w14:textId="77777777" w:rsidR="00814168" w:rsidRPr="00814168" w:rsidRDefault="00814168" w:rsidP="00814168">
      <w:pPr>
        <w:pStyle w:val="ListParagraph"/>
        <w:numPr>
          <w:ilvl w:val="0"/>
          <w:numId w:val="14"/>
        </w:numPr>
        <w:textAlignment w:val="baseline"/>
        <w:rPr>
          <w:rFonts w:cs="Arial"/>
          <w:sz w:val="20"/>
          <w:szCs w:val="20"/>
          <w:lang w:eastAsia="en-GB"/>
        </w:rPr>
      </w:pPr>
      <w:r w:rsidRPr="00814168">
        <w:rPr>
          <w:rFonts w:cs="Arial"/>
          <w:color w:val="333333"/>
          <w:sz w:val="20"/>
          <w:szCs w:val="20"/>
          <w:lang w:val="en-US" w:eastAsia="en-GB"/>
        </w:rPr>
        <w:t xml:space="preserve">Cancer Research UK, </w:t>
      </w:r>
      <w:hyperlink r:id="rId16" w:tgtFrame="_blank" w:history="1">
        <w:r w:rsidRPr="00814168">
          <w:rPr>
            <w:rFonts w:cs="Arial"/>
            <w:color w:val="0000FF"/>
            <w:sz w:val="20"/>
            <w:szCs w:val="20"/>
            <w:u w:val="single"/>
            <w:lang w:val="en-US" w:eastAsia="en-GB"/>
          </w:rPr>
          <w:t>https://www.cancerresearchuk.org/health-professional/cancer-statistics/statistics-by-cancer-type/lung-cancer/incidence</w:t>
        </w:r>
      </w:hyperlink>
      <w:r w:rsidRPr="00814168">
        <w:rPr>
          <w:rFonts w:cs="Arial"/>
          <w:color w:val="333333"/>
          <w:sz w:val="20"/>
          <w:szCs w:val="20"/>
          <w:lang w:val="en-US" w:eastAsia="en-GB"/>
        </w:rPr>
        <w:t>, Accessed August, 2023.</w:t>
      </w:r>
      <w:r w:rsidRPr="00814168">
        <w:rPr>
          <w:rFonts w:cs="Arial"/>
          <w:color w:val="333333"/>
          <w:sz w:val="20"/>
          <w:szCs w:val="20"/>
          <w:lang w:eastAsia="en-GB"/>
        </w:rPr>
        <w:t> </w:t>
      </w:r>
    </w:p>
    <w:p w14:paraId="5C2C02FD" w14:textId="77777777" w:rsidR="00814168" w:rsidRPr="00814168" w:rsidRDefault="00814168" w:rsidP="006C3E2E">
      <w:pPr>
        <w:pStyle w:val="ListParagraph"/>
        <w:numPr>
          <w:ilvl w:val="0"/>
          <w:numId w:val="14"/>
        </w:numPr>
        <w:textAlignment w:val="baseline"/>
        <w:rPr>
          <w:rFonts w:cs="Arial"/>
          <w:sz w:val="20"/>
          <w:szCs w:val="20"/>
          <w:lang w:eastAsia="en-GB"/>
        </w:rPr>
      </w:pPr>
      <w:proofErr w:type="spellStart"/>
      <w:r w:rsidRPr="00814168">
        <w:rPr>
          <w:rFonts w:cs="Arial"/>
          <w:color w:val="1C1D1E"/>
          <w:sz w:val="20"/>
          <w:szCs w:val="20"/>
          <w:lang w:val="en-US" w:eastAsia="en-GB"/>
        </w:rPr>
        <w:t>Ferlay</w:t>
      </w:r>
      <w:proofErr w:type="spellEnd"/>
      <w:r w:rsidRPr="00814168">
        <w:rPr>
          <w:rFonts w:cs="Arial"/>
          <w:color w:val="1C1D1E"/>
          <w:sz w:val="20"/>
          <w:szCs w:val="20"/>
          <w:lang w:val="en-US" w:eastAsia="en-GB"/>
        </w:rPr>
        <w:t xml:space="preserve">, </w:t>
      </w:r>
      <w:proofErr w:type="gramStart"/>
      <w:r w:rsidRPr="00814168">
        <w:rPr>
          <w:rFonts w:cs="Arial"/>
          <w:color w:val="1C1D1E"/>
          <w:sz w:val="20"/>
          <w:szCs w:val="20"/>
          <w:lang w:val="en-US" w:eastAsia="en-GB"/>
        </w:rPr>
        <w:t>J. ,</w:t>
      </w:r>
      <w:proofErr w:type="gramEnd"/>
      <w:r w:rsidRPr="00814168">
        <w:rPr>
          <w:rFonts w:cs="Arial"/>
          <w:color w:val="1C1D1E"/>
          <w:sz w:val="20"/>
          <w:szCs w:val="20"/>
          <w:lang w:val="en-US" w:eastAsia="en-GB"/>
        </w:rPr>
        <w:t xml:space="preserve"> </w:t>
      </w:r>
      <w:proofErr w:type="spellStart"/>
      <w:r w:rsidRPr="00814168">
        <w:rPr>
          <w:rFonts w:cs="Arial"/>
          <w:color w:val="1C1D1E"/>
          <w:sz w:val="20"/>
          <w:szCs w:val="20"/>
          <w:lang w:val="en-US" w:eastAsia="en-GB"/>
        </w:rPr>
        <w:t>Soerjomataram</w:t>
      </w:r>
      <w:proofErr w:type="spellEnd"/>
      <w:r w:rsidRPr="00814168">
        <w:rPr>
          <w:rFonts w:cs="Arial"/>
          <w:color w:val="1C1D1E"/>
          <w:sz w:val="20"/>
          <w:szCs w:val="20"/>
          <w:lang w:val="en-US" w:eastAsia="en-GB"/>
        </w:rPr>
        <w:t xml:space="preserve">, </w:t>
      </w:r>
      <w:proofErr w:type="gramStart"/>
      <w:r w:rsidRPr="00814168">
        <w:rPr>
          <w:rFonts w:cs="Arial"/>
          <w:color w:val="1C1D1E"/>
          <w:sz w:val="20"/>
          <w:szCs w:val="20"/>
          <w:lang w:val="en-US" w:eastAsia="en-GB"/>
        </w:rPr>
        <w:t>I. ,</w:t>
      </w:r>
      <w:proofErr w:type="gramEnd"/>
      <w:r w:rsidRPr="00814168">
        <w:rPr>
          <w:rFonts w:cs="Arial"/>
          <w:color w:val="1C1D1E"/>
          <w:sz w:val="20"/>
          <w:szCs w:val="20"/>
          <w:lang w:val="en-US" w:eastAsia="en-GB"/>
        </w:rPr>
        <w:t xml:space="preserve"> Dikshit, </w:t>
      </w:r>
      <w:proofErr w:type="gramStart"/>
      <w:r w:rsidRPr="00814168">
        <w:rPr>
          <w:rFonts w:cs="Arial"/>
          <w:color w:val="1C1D1E"/>
          <w:sz w:val="20"/>
          <w:szCs w:val="20"/>
          <w:lang w:val="en-US" w:eastAsia="en-GB"/>
        </w:rPr>
        <w:t>R. ,</w:t>
      </w:r>
      <w:proofErr w:type="gramEnd"/>
      <w:r w:rsidRPr="00814168">
        <w:rPr>
          <w:rFonts w:cs="Arial"/>
          <w:color w:val="1C1D1E"/>
          <w:sz w:val="20"/>
          <w:szCs w:val="20"/>
          <w:lang w:val="en-US" w:eastAsia="en-GB"/>
        </w:rPr>
        <w:t xml:space="preserve"> Eser, </w:t>
      </w:r>
      <w:proofErr w:type="gramStart"/>
      <w:r w:rsidRPr="00814168">
        <w:rPr>
          <w:rFonts w:cs="Arial"/>
          <w:color w:val="1C1D1E"/>
          <w:sz w:val="20"/>
          <w:szCs w:val="20"/>
          <w:lang w:val="en-US" w:eastAsia="en-GB"/>
        </w:rPr>
        <w:t>S. ,</w:t>
      </w:r>
      <w:proofErr w:type="gramEnd"/>
      <w:r w:rsidRPr="00814168">
        <w:rPr>
          <w:rFonts w:cs="Arial"/>
          <w:color w:val="1C1D1E"/>
          <w:sz w:val="20"/>
          <w:szCs w:val="20"/>
          <w:lang w:val="en-US" w:eastAsia="en-GB"/>
        </w:rPr>
        <w:t xml:space="preserve"> Mathers, </w:t>
      </w:r>
      <w:proofErr w:type="gramStart"/>
      <w:r w:rsidRPr="00814168">
        <w:rPr>
          <w:rFonts w:cs="Arial"/>
          <w:color w:val="1C1D1E"/>
          <w:sz w:val="20"/>
          <w:szCs w:val="20"/>
          <w:lang w:val="en-US" w:eastAsia="en-GB"/>
        </w:rPr>
        <w:t>C. ,</w:t>
      </w:r>
      <w:proofErr w:type="gramEnd"/>
      <w:r w:rsidRPr="00814168">
        <w:rPr>
          <w:rFonts w:cs="Arial"/>
          <w:color w:val="1C1D1E"/>
          <w:sz w:val="20"/>
          <w:szCs w:val="20"/>
          <w:lang w:val="en-US" w:eastAsia="en-GB"/>
        </w:rPr>
        <w:t xml:space="preserve"> Rebelo, </w:t>
      </w:r>
      <w:proofErr w:type="gramStart"/>
      <w:r w:rsidRPr="00814168">
        <w:rPr>
          <w:rFonts w:cs="Arial"/>
          <w:color w:val="1C1D1E"/>
          <w:sz w:val="20"/>
          <w:szCs w:val="20"/>
          <w:lang w:val="en-US" w:eastAsia="en-GB"/>
        </w:rPr>
        <w:t>M. ,</w:t>
      </w:r>
      <w:proofErr w:type="gramEnd"/>
      <w:r w:rsidRPr="00814168">
        <w:rPr>
          <w:rFonts w:cs="Arial"/>
          <w:color w:val="1C1D1E"/>
          <w:sz w:val="20"/>
          <w:szCs w:val="20"/>
          <w:lang w:val="en-US" w:eastAsia="en-GB"/>
        </w:rPr>
        <w:t xml:space="preserve"> Parkin, D. M., Forman, D. and Bray, F. (2015), Cancer incidence and mortality worldwide: Sources, methods and major patterns in GLOBOCAN 2012. Int. J. Cancer, 136: E359-E386.</w:t>
      </w:r>
      <w:r w:rsidRPr="00814168">
        <w:rPr>
          <w:rFonts w:cs="Arial"/>
          <w:color w:val="1C1D1E"/>
          <w:sz w:val="20"/>
          <w:szCs w:val="20"/>
          <w:lang w:eastAsia="en-GB"/>
        </w:rPr>
        <w:t> </w:t>
      </w:r>
    </w:p>
    <w:p w14:paraId="0BCFFC9C" w14:textId="77777777" w:rsidR="00814168" w:rsidRDefault="00814168" w:rsidP="006C3E2E">
      <w:pPr>
        <w:pStyle w:val="ListParagraph"/>
        <w:numPr>
          <w:ilvl w:val="0"/>
          <w:numId w:val="14"/>
        </w:numPr>
        <w:textAlignment w:val="baseline"/>
        <w:rPr>
          <w:rFonts w:cs="Arial"/>
          <w:sz w:val="20"/>
          <w:szCs w:val="20"/>
          <w:lang w:eastAsia="en-GB"/>
        </w:rPr>
      </w:pPr>
      <w:hyperlink r:id="rId17" w:tgtFrame="_blank" w:history="1">
        <w:r w:rsidRPr="00814168">
          <w:rPr>
            <w:rFonts w:cs="Arial"/>
            <w:color w:val="0000FF"/>
            <w:sz w:val="20"/>
            <w:szCs w:val="20"/>
            <w:lang w:eastAsia="en-GB"/>
          </w:rPr>
          <w:t>Association between time-to-treatment and outcomes in non-small cell lung cancer: a systematic review - PubMed (nih.gov)</w:t>
        </w:r>
      </w:hyperlink>
      <w:r w:rsidRPr="00814168">
        <w:rPr>
          <w:rFonts w:cs="Arial"/>
          <w:sz w:val="20"/>
          <w:szCs w:val="20"/>
          <w:lang w:eastAsia="en-GB"/>
        </w:rPr>
        <w:t>  </w:t>
      </w:r>
    </w:p>
    <w:p w14:paraId="71489801" w14:textId="77777777" w:rsidR="00814168" w:rsidRDefault="00814168" w:rsidP="006C3E2E">
      <w:pPr>
        <w:pStyle w:val="ListParagraph"/>
        <w:numPr>
          <w:ilvl w:val="0"/>
          <w:numId w:val="14"/>
        </w:numPr>
        <w:textAlignment w:val="baseline"/>
        <w:rPr>
          <w:rFonts w:cs="Arial"/>
          <w:sz w:val="20"/>
          <w:szCs w:val="20"/>
          <w:lang w:eastAsia="en-GB"/>
        </w:rPr>
      </w:pPr>
      <w:r w:rsidRPr="00814168">
        <w:rPr>
          <w:rFonts w:cs="Arial"/>
          <w:sz w:val="20"/>
          <w:szCs w:val="20"/>
          <w:lang w:eastAsia="en-GB"/>
        </w:rPr>
        <w:t>Tam MDBS et al., Augmenting lung cancer diagnosis on chest radiographs: positioning artificial intelligence to improve radiologist performance, Clinical Radiology, https://doi.org/10.1016/j.crad.2021.03.021 </w:t>
      </w:r>
    </w:p>
    <w:p w14:paraId="226EEC49" w14:textId="77777777" w:rsidR="00814168" w:rsidRDefault="00814168" w:rsidP="006C3E2E">
      <w:pPr>
        <w:pStyle w:val="ListParagraph"/>
        <w:numPr>
          <w:ilvl w:val="0"/>
          <w:numId w:val="14"/>
        </w:numPr>
        <w:textAlignment w:val="baseline"/>
        <w:rPr>
          <w:rFonts w:cs="Arial"/>
          <w:sz w:val="20"/>
          <w:szCs w:val="20"/>
          <w:lang w:eastAsia="en-GB"/>
        </w:rPr>
      </w:pPr>
      <w:r w:rsidRPr="00814168">
        <w:rPr>
          <w:rFonts w:cs="Arial"/>
          <w:sz w:val="20"/>
          <w:szCs w:val="20"/>
          <w:lang w:eastAsia="en-GB"/>
        </w:rPr>
        <w:t>NICE Artificial intelligence for analysing chest X-ray images Medtech innovation briefing Published: 29 March 2022 (</w:t>
      </w:r>
      <w:hyperlink r:id="rId18" w:tgtFrame="_blank" w:history="1">
        <w:r w:rsidRPr="00814168">
          <w:rPr>
            <w:rFonts w:cs="Arial"/>
            <w:color w:val="0000FF"/>
            <w:sz w:val="20"/>
            <w:szCs w:val="20"/>
            <w:u w:val="single"/>
            <w:lang w:eastAsia="en-GB"/>
          </w:rPr>
          <w:t>www.nice.org.uk/guidance/mib292</w:t>
        </w:r>
      </w:hyperlink>
      <w:r w:rsidRPr="00814168">
        <w:rPr>
          <w:rFonts w:cs="Arial"/>
          <w:sz w:val="20"/>
          <w:szCs w:val="20"/>
          <w:lang w:eastAsia="en-GB"/>
        </w:rPr>
        <w:t>) </w:t>
      </w:r>
    </w:p>
    <w:p w14:paraId="2D32B275" w14:textId="77777777" w:rsidR="00814168" w:rsidRDefault="00814168" w:rsidP="006C3E2E">
      <w:pPr>
        <w:pStyle w:val="ListParagraph"/>
        <w:numPr>
          <w:ilvl w:val="0"/>
          <w:numId w:val="14"/>
        </w:numPr>
        <w:textAlignment w:val="baseline"/>
        <w:rPr>
          <w:rFonts w:cs="Arial"/>
          <w:sz w:val="20"/>
          <w:szCs w:val="20"/>
          <w:lang w:eastAsia="en-GB"/>
        </w:rPr>
      </w:pPr>
      <w:hyperlink r:id="rId19" w:tgtFrame="_blank" w:history="1">
        <w:r w:rsidRPr="00814168">
          <w:rPr>
            <w:rFonts w:cs="Arial"/>
            <w:color w:val="0000FF"/>
            <w:sz w:val="20"/>
            <w:szCs w:val="20"/>
            <w:u w:val="single"/>
            <w:lang w:eastAsia="en-GB"/>
          </w:rPr>
          <w:t>https://www.behold.ai/case-studies/somerset-nhs-foundation-trust-case-study/</w:t>
        </w:r>
      </w:hyperlink>
      <w:r w:rsidRPr="00814168">
        <w:rPr>
          <w:rFonts w:cs="Arial"/>
          <w:sz w:val="20"/>
          <w:szCs w:val="20"/>
          <w:lang w:eastAsia="en-GB"/>
        </w:rPr>
        <w:t> </w:t>
      </w:r>
    </w:p>
    <w:p w14:paraId="4AC6137E" w14:textId="1F520DA0" w:rsidR="00814168" w:rsidRPr="001C32E0" w:rsidRDefault="00814168" w:rsidP="006C3E2E">
      <w:pPr>
        <w:pStyle w:val="ListParagraph"/>
        <w:numPr>
          <w:ilvl w:val="0"/>
          <w:numId w:val="14"/>
        </w:numPr>
        <w:textAlignment w:val="baseline"/>
        <w:rPr>
          <w:rStyle w:val="Hyperlink"/>
          <w:rFonts w:cs="Arial"/>
          <w:color w:val="auto"/>
          <w:sz w:val="20"/>
          <w:szCs w:val="20"/>
          <w:u w:val="none"/>
          <w:lang w:eastAsia="en-GB"/>
        </w:rPr>
      </w:pPr>
      <w:hyperlink r:id="rId20" w:history="1">
        <w:r w:rsidRPr="00814168">
          <w:rPr>
            <w:rStyle w:val="Hyperlink"/>
            <w:rFonts w:cs="Arial"/>
            <w:sz w:val="20"/>
            <w:szCs w:val="20"/>
            <w:lang w:eastAsia="en-GB"/>
          </w:rPr>
          <w:t>https://www.nice.org.uk/guidance/hte12/resources/evidence-generation-plan-for-artificial-intelligencederived-software-to-analyse-chest-xrays-for-suspected-lung-cancer-in-primary-care-referrals-13186853101/chapter/1-Purpose-of-this-document</w:t>
        </w:r>
      </w:hyperlink>
    </w:p>
    <w:sdt>
      <w:sdtPr>
        <w:rPr>
          <w:color w:val="000000"/>
        </w:rPr>
        <w:tag w:val="MENDELEY_BIBLIOGRAPHY"/>
        <w:id w:val="-624543652"/>
        <w:placeholder>
          <w:docPart w:val="2BF7841DDE9147DB88D398AE914F1685"/>
        </w:placeholder>
      </w:sdtPr>
      <w:sdtEndPr>
        <w:rPr>
          <w:color w:val="auto"/>
        </w:rPr>
      </w:sdtEndPr>
      <w:sdtContent>
        <w:p w14:paraId="34B33522" w14:textId="6B8AB1D3" w:rsidR="001F5E31" w:rsidRDefault="001F5E31" w:rsidP="001F5E31">
          <w:pPr>
            <w:pStyle w:val="ListParagraph"/>
            <w:numPr>
              <w:ilvl w:val="0"/>
              <w:numId w:val="14"/>
            </w:numPr>
            <w:autoSpaceDE w:val="0"/>
            <w:autoSpaceDN w:val="0"/>
          </w:pPr>
          <w:proofErr w:type="spellStart"/>
          <w:r>
            <w:t>Akoglu</w:t>
          </w:r>
          <w:proofErr w:type="spellEnd"/>
          <w:r>
            <w:t xml:space="preserve"> H. User’s guide to sample size estimation in diagnostic accuracy studies. Turk J Emerg Med [Internet]. 2022 Oct 1 [cited 2024 Sep 19];22(4):177. Available from: /</w:t>
          </w:r>
          <w:proofErr w:type="spellStart"/>
          <w:r>
            <w:t>pmc</w:t>
          </w:r>
          <w:proofErr w:type="spellEnd"/>
          <w:r>
            <w:t>/articles/PMC9639742/</w:t>
          </w:r>
        </w:p>
        <w:p w14:paraId="5A0A2D6B" w14:textId="42D4E9AF" w:rsidR="001F5E31" w:rsidRDefault="001F5E31" w:rsidP="001F5E31">
          <w:pPr>
            <w:pStyle w:val="ListParagraph"/>
            <w:numPr>
              <w:ilvl w:val="0"/>
              <w:numId w:val="14"/>
            </w:numPr>
            <w:autoSpaceDE w:val="0"/>
            <w:autoSpaceDN w:val="0"/>
          </w:pPr>
          <w:r>
            <w:t xml:space="preserve">Tadepalli M, </w:t>
          </w:r>
          <w:proofErr w:type="spellStart"/>
          <w:r>
            <w:t>Chhaparwal</w:t>
          </w:r>
          <w:proofErr w:type="spellEnd"/>
          <w:r>
            <w:t xml:space="preserve"> A, Chawla S, Srivastava S, Dao T, </w:t>
          </w:r>
          <w:proofErr w:type="spellStart"/>
          <w:r>
            <w:t>Codlin</w:t>
          </w:r>
          <w:proofErr w:type="spellEnd"/>
          <w:r>
            <w:t xml:space="preserve"> A, Naren S, Sathyamurthy S, </w:t>
          </w:r>
          <w:proofErr w:type="spellStart"/>
          <w:r>
            <w:t>Mukkavilli</w:t>
          </w:r>
          <w:proofErr w:type="spellEnd"/>
          <w:r>
            <w:t xml:space="preserve"> SV, </w:t>
          </w:r>
          <w:proofErr w:type="spellStart"/>
          <w:r>
            <w:t>Putha</w:t>
          </w:r>
          <w:proofErr w:type="spellEnd"/>
          <w:r>
            <w:t xml:space="preserve"> P, Reddy B, Vo L, Warrier P. PP01.59 Performance of a Deep Learning Algorithm for the Early Detection of Malignant Lung Nodules. Journal of Thoracic Oncology [Internet]. 2023 Mar 1 [cited 2024 Sep 19];18(3</w:t>
          </w:r>
          <w:proofErr w:type="gramStart"/>
          <w:r>
            <w:t>):e</w:t>
          </w:r>
          <w:proofErr w:type="gramEnd"/>
          <w:r>
            <w:t>35. Available from: http://www.jto.org/article/S1556086422016719/fulltext</w:t>
          </w:r>
        </w:p>
        <w:p w14:paraId="6D6DC652" w14:textId="48B4D587" w:rsidR="00814168" w:rsidRPr="001C32E0" w:rsidRDefault="001F5E31" w:rsidP="001C32E0">
          <w:pPr>
            <w:ind w:left="360"/>
            <w:rPr>
              <w:rFonts w:cs="Arial"/>
              <w:sz w:val="20"/>
              <w:szCs w:val="20"/>
              <w:lang w:eastAsia="en-GB"/>
            </w:rPr>
          </w:pPr>
          <w:r>
            <w:t> </w:t>
          </w:r>
        </w:p>
      </w:sdtContent>
    </w:sdt>
    <w:p w14:paraId="1941FC57" w14:textId="77777777" w:rsidR="003E1734" w:rsidRDefault="003E1734" w:rsidP="00663512"/>
    <w:p w14:paraId="344E32AF" w14:textId="1FDB7CA2" w:rsidR="00814332" w:rsidRDefault="003E1734" w:rsidP="001C32E0">
      <w:pPr>
        <w:pStyle w:val="Heading1"/>
      </w:pPr>
      <w:r>
        <w:t xml:space="preserve">Appendix 1: </w:t>
      </w:r>
      <w:r w:rsidR="00814332">
        <w:t xml:space="preserve"> Suitability for </w:t>
      </w:r>
      <w:r w:rsidR="001F5E31">
        <w:t>q</w:t>
      </w:r>
      <w:r w:rsidR="00814332">
        <w:t>XR analysis</w:t>
      </w:r>
    </w:p>
    <w:p w14:paraId="6817E71A" w14:textId="6AC566FD" w:rsidR="00814332" w:rsidRDefault="00814332" w:rsidP="00663512"/>
    <w:p w14:paraId="15B9DB8E" w14:textId="043BCB10" w:rsidR="00814332" w:rsidRPr="001C32E0" w:rsidRDefault="00814332" w:rsidP="00663512">
      <w:pPr>
        <w:rPr>
          <w:b/>
          <w:bCs/>
          <w:lang w:val="it-IT"/>
        </w:rPr>
      </w:pPr>
      <w:proofErr w:type="spellStart"/>
      <w:r w:rsidRPr="001C32E0">
        <w:rPr>
          <w:b/>
          <w:bCs/>
          <w:lang w:val="it-IT"/>
        </w:rPr>
        <w:t>Inclusion</w:t>
      </w:r>
      <w:proofErr w:type="spellEnd"/>
      <w:r w:rsidRPr="001C32E0">
        <w:rPr>
          <w:b/>
          <w:bCs/>
          <w:lang w:val="it-IT"/>
        </w:rPr>
        <w:t xml:space="preserve"> </w:t>
      </w:r>
      <w:proofErr w:type="spellStart"/>
      <w:r w:rsidR="00AE393D" w:rsidRPr="001C32E0">
        <w:rPr>
          <w:b/>
          <w:bCs/>
          <w:lang w:val="it-IT"/>
        </w:rPr>
        <w:t>C</w:t>
      </w:r>
      <w:r w:rsidRPr="001C32E0">
        <w:rPr>
          <w:b/>
          <w:bCs/>
          <w:lang w:val="it-IT"/>
        </w:rPr>
        <w:t>riteria</w:t>
      </w:r>
      <w:proofErr w:type="spellEnd"/>
      <w:r w:rsidRPr="001C32E0">
        <w:rPr>
          <w:b/>
          <w:bCs/>
          <w:lang w:val="it-IT"/>
        </w:rPr>
        <w:t xml:space="preserve">: </w:t>
      </w:r>
    </w:p>
    <w:p w14:paraId="5FB09623" w14:textId="77777777" w:rsidR="00814332" w:rsidRDefault="00814332" w:rsidP="00663512">
      <w:pPr>
        <w:rPr>
          <w:lang w:val="it-IT"/>
        </w:rPr>
      </w:pPr>
    </w:p>
    <w:p w14:paraId="4A2FD10B" w14:textId="55F23186" w:rsidR="00814332" w:rsidRPr="001C32E0" w:rsidRDefault="00814332" w:rsidP="00663512">
      <w:r w:rsidRPr="00814332">
        <w:t xml:space="preserve">Modality: </w:t>
      </w:r>
      <w:r w:rsidR="003C24FD">
        <w:t>Computed radiography (</w:t>
      </w:r>
      <w:r w:rsidRPr="00814332">
        <w:t>CR</w:t>
      </w:r>
      <w:r w:rsidR="003C24FD">
        <w:t>)</w:t>
      </w:r>
      <w:r w:rsidRPr="00814332">
        <w:t>/</w:t>
      </w:r>
      <w:r w:rsidR="003C24FD">
        <w:t>Digital radiography (</w:t>
      </w:r>
      <w:r w:rsidRPr="00814332">
        <w:t>D</w:t>
      </w:r>
      <w:r w:rsidRPr="001C32E0">
        <w:t>R</w:t>
      </w:r>
      <w:r w:rsidR="0040386D">
        <w:t>)</w:t>
      </w:r>
    </w:p>
    <w:p w14:paraId="646068E5" w14:textId="2A13B4F3" w:rsidR="00814332" w:rsidRDefault="00814332" w:rsidP="00663512">
      <w:r w:rsidRPr="001C32E0">
        <w:t>Pa</w:t>
      </w:r>
      <w:r>
        <w:t>tient’s Age &gt; 18 years</w:t>
      </w:r>
    </w:p>
    <w:p w14:paraId="4172BD08" w14:textId="4DF9E0EF" w:rsidR="00814332" w:rsidRDefault="00CA1521" w:rsidP="00663512">
      <w:r>
        <w:t>Body part Examined: Chest</w:t>
      </w:r>
    </w:p>
    <w:p w14:paraId="70AD636D" w14:textId="17EC1D43" w:rsidR="00CA1521" w:rsidRDefault="00CA1521" w:rsidP="00663512">
      <w:r>
        <w:t>Patient Position: Erect/Supine</w:t>
      </w:r>
    </w:p>
    <w:p w14:paraId="3CCE1746" w14:textId="1D3D3625" w:rsidR="00CA1521" w:rsidRDefault="00CA1521" w:rsidP="00663512">
      <w:r>
        <w:t xml:space="preserve">View: </w:t>
      </w:r>
      <w:r w:rsidR="00AE393D">
        <w:t>P</w:t>
      </w:r>
      <w:r w:rsidR="00AE393D" w:rsidRPr="00AE393D">
        <w:t>osteroanterior</w:t>
      </w:r>
      <w:r w:rsidR="00AE393D">
        <w:t xml:space="preserve"> (PA) or anteroposterior (</w:t>
      </w:r>
      <w:r>
        <w:t>AP</w:t>
      </w:r>
      <w:r w:rsidR="00AE393D">
        <w:t>)</w:t>
      </w:r>
    </w:p>
    <w:p w14:paraId="737C97E1" w14:textId="0DDBB901" w:rsidR="00AE393D" w:rsidRDefault="00AE393D" w:rsidP="00663512">
      <w:r>
        <w:t>Format: DICOM (.</w:t>
      </w:r>
      <w:proofErr w:type="spellStart"/>
      <w:r>
        <w:t>dcm</w:t>
      </w:r>
      <w:proofErr w:type="spellEnd"/>
      <w:r>
        <w:t>)</w:t>
      </w:r>
    </w:p>
    <w:p w14:paraId="73F6CDB4" w14:textId="2B0A67DB" w:rsidR="00AE393D" w:rsidRDefault="00AE393D" w:rsidP="00663512">
      <w:r>
        <w:t>Image Resolution: Minimum of 1440 x 1440</w:t>
      </w:r>
    </w:p>
    <w:p w14:paraId="03649EAE" w14:textId="77777777" w:rsidR="00AE393D" w:rsidRDefault="00AE393D" w:rsidP="00663512"/>
    <w:p w14:paraId="4F294C33" w14:textId="646BFB66" w:rsidR="00AE393D" w:rsidRPr="001C32E0" w:rsidRDefault="00AE393D" w:rsidP="00663512">
      <w:pPr>
        <w:rPr>
          <w:b/>
          <w:bCs/>
        </w:rPr>
      </w:pPr>
      <w:r w:rsidRPr="001C32E0">
        <w:rPr>
          <w:b/>
          <w:bCs/>
        </w:rPr>
        <w:t xml:space="preserve">Exclusion Criteria: </w:t>
      </w:r>
    </w:p>
    <w:p w14:paraId="63F5A95B" w14:textId="77777777" w:rsidR="00AE393D" w:rsidRDefault="00AE393D" w:rsidP="00663512"/>
    <w:p w14:paraId="4413A544" w14:textId="19E18A84" w:rsidR="00AE393D" w:rsidRDefault="00AE393D" w:rsidP="00663512">
      <w:r>
        <w:t>Lateral views</w:t>
      </w:r>
    </w:p>
    <w:p w14:paraId="36EC3F6C" w14:textId="6D25090A" w:rsidR="00AE393D" w:rsidRDefault="00AE393D" w:rsidP="00663512">
      <w:r>
        <w:t>Non-Chest</w:t>
      </w:r>
      <w:r w:rsidR="00FF2326">
        <w:t xml:space="preserve"> X rays</w:t>
      </w:r>
    </w:p>
    <w:p w14:paraId="724F450A" w14:textId="13D6C5C5" w:rsidR="00AE393D" w:rsidRPr="00FF2326" w:rsidRDefault="00AE393D" w:rsidP="00663512">
      <w:r>
        <w:t xml:space="preserve">Other </w:t>
      </w:r>
      <w:r w:rsidRPr="00FF2326">
        <w:t>modalities</w:t>
      </w:r>
    </w:p>
    <w:p w14:paraId="55CC186F" w14:textId="2CD871E3" w:rsidR="00AE393D" w:rsidRDefault="00AE393D" w:rsidP="00663512">
      <w:r>
        <w:t>Patient age is less than 18 years</w:t>
      </w:r>
    </w:p>
    <w:p w14:paraId="49583457" w14:textId="77777777" w:rsidR="00CA1521" w:rsidRDefault="00CA1521" w:rsidP="00663512"/>
    <w:p w14:paraId="2BD25BE2" w14:textId="77777777" w:rsidR="00CA1521" w:rsidRPr="00814332" w:rsidRDefault="00CA1521" w:rsidP="00663512"/>
    <w:p w14:paraId="0FA3D245" w14:textId="6390C4CB" w:rsidR="003E1734" w:rsidRDefault="003E1734" w:rsidP="00663512"/>
    <w:sectPr w:rsidR="003E1734" w:rsidSect="00F176E3">
      <w:headerReference w:type="default" r:id="rId21"/>
      <w:footerReference w:type="default" r:id="rId22"/>
      <w:footerReference w:type="first" r:id="rId23"/>
      <w:pgSz w:w="11907" w:h="16840" w:code="9"/>
      <w:pgMar w:top="1440" w:right="1440" w:bottom="1440" w:left="1440" w:header="680" w:footer="48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2CC88" w14:textId="77777777" w:rsidR="00674A9C" w:rsidRDefault="00674A9C">
      <w:r>
        <w:separator/>
      </w:r>
    </w:p>
  </w:endnote>
  <w:endnote w:type="continuationSeparator" w:id="0">
    <w:p w14:paraId="638FFDA1" w14:textId="77777777" w:rsidR="00674A9C" w:rsidRDefault="00674A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DPLHPK+Arial">
    <w:altName w:val="Arial"/>
    <w:panose1 w:val="020B0604020202020204"/>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Segoe UI">
    <w:panose1 w:val="020B0604020202020204"/>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9CF1E" w14:textId="290A704C" w:rsidR="000A10A3" w:rsidRPr="00542E33" w:rsidRDefault="000A10A3" w:rsidP="005B62D4">
    <w:pPr>
      <w:pStyle w:val="Footer"/>
      <w:tabs>
        <w:tab w:val="clear" w:pos="8306"/>
        <w:tab w:val="right" w:pos="8640"/>
      </w:tabs>
      <w:jc w:val="left"/>
      <w:rPr>
        <w:sz w:val="18"/>
        <w:szCs w:val="18"/>
      </w:rPr>
    </w:pPr>
    <w:r>
      <w:rPr>
        <w:sz w:val="18"/>
        <w:szCs w:val="18"/>
      </w:rPr>
      <w:t>Protocol v2.</w:t>
    </w:r>
    <w:r w:rsidR="008D4D7C">
      <w:rPr>
        <w:sz w:val="18"/>
        <w:szCs w:val="18"/>
      </w:rPr>
      <w:t>1</w:t>
    </w:r>
    <w:r>
      <w:rPr>
        <w:sz w:val="18"/>
        <w:szCs w:val="18"/>
      </w:rPr>
      <w:t xml:space="preserve"> </w:t>
    </w:r>
    <w:r w:rsidR="008D4D7C">
      <w:rPr>
        <w:sz w:val="18"/>
        <w:szCs w:val="18"/>
      </w:rPr>
      <w:t>30/01/2026</w:t>
    </w:r>
  </w:p>
  <w:p w14:paraId="556B752F" w14:textId="2B092EF1" w:rsidR="000A10A3" w:rsidRPr="005B62D4" w:rsidRDefault="000A10A3" w:rsidP="005B62D4">
    <w:pPr>
      <w:pStyle w:val="Footer"/>
      <w:tabs>
        <w:tab w:val="clear" w:pos="8306"/>
        <w:tab w:val="right" w:pos="8640"/>
      </w:tabs>
      <w:jc w:val="left"/>
      <w:rPr>
        <w:sz w:val="18"/>
        <w:szCs w:val="18"/>
      </w:rPr>
    </w:pPr>
    <w:r>
      <w:rPr>
        <w:sz w:val="18"/>
        <w:szCs w:val="18"/>
      </w:rPr>
      <w:tab/>
    </w:r>
    <w:r>
      <w:rPr>
        <w:sz w:val="18"/>
        <w:szCs w:val="18"/>
      </w:rPr>
      <w:tab/>
    </w:r>
    <w:r w:rsidRPr="005B62D4">
      <w:rPr>
        <w:sz w:val="18"/>
        <w:szCs w:val="18"/>
      </w:rPr>
      <w:t xml:space="preserve">Page </w:t>
    </w:r>
    <w:r w:rsidRPr="005B62D4">
      <w:rPr>
        <w:sz w:val="18"/>
        <w:szCs w:val="18"/>
      </w:rPr>
      <w:fldChar w:fldCharType="begin"/>
    </w:r>
    <w:r w:rsidRPr="005B62D4">
      <w:rPr>
        <w:sz w:val="18"/>
        <w:szCs w:val="18"/>
      </w:rPr>
      <w:instrText xml:space="preserve"> </w:instrText>
    </w:r>
    <w:r>
      <w:rPr>
        <w:sz w:val="18"/>
        <w:szCs w:val="18"/>
      </w:rPr>
      <w:instrText>PAGE</w:instrText>
    </w:r>
    <w:r w:rsidRPr="005B62D4">
      <w:rPr>
        <w:sz w:val="18"/>
        <w:szCs w:val="18"/>
      </w:rPr>
      <w:instrText xml:space="preserve"> </w:instrText>
    </w:r>
    <w:r w:rsidRPr="005B62D4">
      <w:rPr>
        <w:sz w:val="18"/>
        <w:szCs w:val="18"/>
      </w:rPr>
      <w:fldChar w:fldCharType="separate"/>
    </w:r>
    <w:r w:rsidR="0041446A">
      <w:rPr>
        <w:noProof/>
        <w:sz w:val="18"/>
        <w:szCs w:val="18"/>
      </w:rPr>
      <w:t>2</w:t>
    </w:r>
    <w:r w:rsidRPr="005B62D4">
      <w:rPr>
        <w:sz w:val="18"/>
        <w:szCs w:val="18"/>
      </w:rPr>
      <w:fldChar w:fldCharType="end"/>
    </w:r>
    <w:r w:rsidRPr="005B62D4">
      <w:rPr>
        <w:sz w:val="18"/>
        <w:szCs w:val="18"/>
      </w:rPr>
      <w:t xml:space="preserve"> of </w:t>
    </w:r>
    <w:r w:rsidRPr="005B62D4">
      <w:rPr>
        <w:sz w:val="18"/>
        <w:szCs w:val="18"/>
      </w:rPr>
      <w:fldChar w:fldCharType="begin"/>
    </w:r>
    <w:r w:rsidRPr="005B62D4">
      <w:rPr>
        <w:sz w:val="18"/>
        <w:szCs w:val="18"/>
      </w:rPr>
      <w:instrText xml:space="preserve"> </w:instrText>
    </w:r>
    <w:r>
      <w:rPr>
        <w:sz w:val="18"/>
        <w:szCs w:val="18"/>
      </w:rPr>
      <w:instrText>NUMPAGES</w:instrText>
    </w:r>
    <w:r w:rsidRPr="005B62D4">
      <w:rPr>
        <w:sz w:val="18"/>
        <w:szCs w:val="18"/>
      </w:rPr>
      <w:instrText xml:space="preserve"> </w:instrText>
    </w:r>
    <w:r w:rsidRPr="005B62D4">
      <w:rPr>
        <w:sz w:val="18"/>
        <w:szCs w:val="18"/>
      </w:rPr>
      <w:fldChar w:fldCharType="separate"/>
    </w:r>
    <w:r w:rsidR="0041446A">
      <w:rPr>
        <w:noProof/>
        <w:sz w:val="18"/>
        <w:szCs w:val="18"/>
      </w:rPr>
      <w:t>17</w:t>
    </w:r>
    <w:r w:rsidRPr="005B62D4">
      <w:rPr>
        <w:sz w:val="18"/>
        <w:szCs w:val="18"/>
      </w:rPr>
      <w:fldChar w:fldCharType="end"/>
    </w:r>
  </w:p>
  <w:p w14:paraId="167B6A43" w14:textId="02C35FFD" w:rsidR="000A10A3" w:rsidRDefault="000A10A3" w:rsidP="005B62D4">
    <w:pPr>
      <w:pStyle w:val="Footer"/>
      <w:tabs>
        <w:tab w:val="clear" w:pos="8306"/>
        <w:tab w:val="right" w:pos="8640"/>
      </w:tabs>
      <w:jc w:val="left"/>
    </w:pPr>
    <w:r w:rsidRPr="005B62D4">
      <w:rPr>
        <w:sz w:val="18"/>
        <w:szCs w:val="18"/>
      </w:rPr>
      <w:t xml:space="preserve">  </w:t>
    </w:r>
    <w:r w:rsidRPr="005B62D4">
      <w:rPr>
        <w:sz w:val="18"/>
        <w:szCs w:val="18"/>
      </w:rPr>
      <w:tab/>
    </w:r>
    <w:r w:rsidRPr="005B62D4">
      <w:rPr>
        <w:sz w:val="18"/>
        <w:szCs w:val="18"/>
      </w:rPr>
      <w:tab/>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F5143" w14:textId="77777777" w:rsidR="000A10A3" w:rsidRDefault="000A10A3" w:rsidP="00487922">
    <w:pPr>
      <w:pStyle w:val="Footer"/>
      <w:tabs>
        <w:tab w:val="clear" w:pos="8306"/>
        <w:tab w:val="right" w:pos="7380"/>
        <w:tab w:val="left" w:pos="7740"/>
      </w:tabs>
      <w:jc w:val="left"/>
    </w:pPr>
    <w:r>
      <w:t>Imperial College of Science, Technology and Medicine</w:t>
    </w:r>
    <w:r>
      <w:tab/>
    </w:r>
    <w:r>
      <w:tab/>
    </w:r>
    <w:r>
      <w:tab/>
      <w:t xml:space="preserve">Page </w:t>
    </w:r>
    <w:r>
      <w:fldChar w:fldCharType="begin"/>
    </w:r>
    <w:r>
      <w:instrText xml:space="preserve"> PAGE </w:instrText>
    </w:r>
    <w:r>
      <w:fldChar w:fldCharType="separate"/>
    </w:r>
    <w:r>
      <w:rPr>
        <w:noProof/>
      </w:rPr>
      <w:t>1</w:t>
    </w:r>
    <w:r>
      <w:fldChar w:fldCharType="end"/>
    </w:r>
    <w:r>
      <w:t xml:space="preserve"> of </w:t>
    </w:r>
    <w:fldSimple w:instr=" NUMPAGES ">
      <w:r>
        <w:rPr>
          <w:noProof/>
        </w:rPr>
        <w:t>13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59248" w14:textId="77777777" w:rsidR="00674A9C" w:rsidRDefault="00674A9C">
      <w:r>
        <w:separator/>
      </w:r>
    </w:p>
  </w:footnote>
  <w:footnote w:type="continuationSeparator" w:id="0">
    <w:p w14:paraId="1E109274" w14:textId="77777777" w:rsidR="00674A9C" w:rsidRDefault="00674A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97DA1" w14:textId="77777777" w:rsidR="000A10A3" w:rsidRDefault="000A10A3" w:rsidP="00C77239">
    <w:pPr>
      <w:pStyle w:val="Header"/>
      <w:ind w:firstLine="720"/>
      <w:jc w:val="right"/>
      <w:rPr>
        <w:rFonts w:cs="Arial"/>
      </w:rPr>
    </w:pPr>
    <w:bookmarkStart w:id="52" w:name="_Hlk33605803"/>
    <w:r w:rsidRPr="00C16739">
      <w:rPr>
        <w:rFonts w:cs="Arial"/>
        <w:noProof/>
        <w:lang w:eastAsia="en-GB"/>
      </w:rPr>
      <w:drawing>
        <wp:anchor distT="0" distB="0" distL="114300" distR="114300" simplePos="0" relativeHeight="251663360" behindDoc="0" locked="0" layoutInCell="1" allowOverlap="1" wp14:anchorId="62A84F36" wp14:editId="6DF3A50E">
          <wp:simplePos x="0" y="0"/>
          <wp:positionH relativeFrom="page">
            <wp:posOffset>5110480</wp:posOffset>
          </wp:positionH>
          <wp:positionV relativeFrom="page">
            <wp:posOffset>371475</wp:posOffset>
          </wp:positionV>
          <wp:extent cx="2077085" cy="438785"/>
          <wp:effectExtent l="0" t="0" r="0" b="0"/>
          <wp:wrapSquare wrapText="bothSides"/>
          <wp:docPr id="17" name="Picture 17" descr="Imperial College Healthca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perial College Healthcar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7085" cy="4387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664384" behindDoc="0" locked="0" layoutInCell="1" allowOverlap="1" wp14:anchorId="370FED24" wp14:editId="79095D02">
          <wp:simplePos x="0" y="0"/>
          <wp:positionH relativeFrom="page">
            <wp:posOffset>331970</wp:posOffset>
          </wp:positionH>
          <wp:positionV relativeFrom="topMargin">
            <wp:posOffset>629920</wp:posOffset>
          </wp:positionV>
          <wp:extent cx="2394000" cy="630000"/>
          <wp:effectExtent l="0" t="0" r="6350" b="0"/>
          <wp:wrapSquare wrapText="bothSides"/>
          <wp:docPr id="18" name="Picture 18" descr="Imperial College Lond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Imperial College London logo"/>
                  <pic:cNvPicPr/>
                </pic:nvPicPr>
                <pic:blipFill>
                  <a:blip r:embed="rId2">
                    <a:extLst>
                      <a:ext uri="{28A0092B-C50C-407E-A947-70E740481C1C}">
                        <a14:useLocalDpi xmlns:a14="http://schemas.microsoft.com/office/drawing/2010/main" val="0"/>
                      </a:ext>
                    </a:extLst>
                  </a:blip>
                  <a:stretch>
                    <a:fillRect/>
                  </a:stretch>
                </pic:blipFill>
                <pic:spPr>
                  <a:xfrm>
                    <a:off x="0" y="0"/>
                    <a:ext cx="2394000" cy="630000"/>
                  </a:xfrm>
                  <a:prstGeom prst="rect">
                    <a:avLst/>
                  </a:prstGeom>
                </pic:spPr>
              </pic:pic>
            </a:graphicData>
          </a:graphic>
          <wp14:sizeRelH relativeFrom="page">
            <wp14:pctWidth>0</wp14:pctWidth>
          </wp14:sizeRelH>
          <wp14:sizeRelV relativeFrom="page">
            <wp14:pctHeight>0</wp14:pctHeight>
          </wp14:sizeRelV>
        </wp:anchor>
      </w:drawing>
    </w:r>
  </w:p>
  <w:p w14:paraId="51054DBF" w14:textId="77777777" w:rsidR="000A10A3" w:rsidRPr="00C77239" w:rsidRDefault="000A10A3" w:rsidP="00C77239">
    <w:pPr>
      <w:pStyle w:val="Header"/>
      <w:ind w:firstLine="720"/>
      <w:rPr>
        <w:rFonts w:cs="Arial"/>
        <w:sz w:val="24"/>
        <w:szCs w:val="48"/>
      </w:rPr>
    </w:pPr>
    <w:r w:rsidRPr="00C77239">
      <w:rPr>
        <w:rFonts w:cs="Arial"/>
        <w:sz w:val="24"/>
        <w:szCs w:val="48"/>
      </w:rPr>
      <w:t>Research Governance</w:t>
    </w:r>
  </w:p>
  <w:p w14:paraId="5384846F" w14:textId="77777777" w:rsidR="000A10A3" w:rsidRPr="00C77239" w:rsidRDefault="000A10A3" w:rsidP="00C77239">
    <w:pPr>
      <w:pStyle w:val="Header"/>
      <w:rPr>
        <w:rFonts w:cs="Arial"/>
        <w:sz w:val="24"/>
        <w:szCs w:val="48"/>
      </w:rPr>
    </w:pPr>
    <w:r w:rsidRPr="00C77239">
      <w:rPr>
        <w:rFonts w:cs="Arial"/>
        <w:sz w:val="24"/>
        <w:szCs w:val="48"/>
      </w:rPr>
      <w:tab/>
      <w:t xml:space="preserve">           and Integrity Team</w:t>
    </w:r>
  </w:p>
  <w:p w14:paraId="1DD96D52" w14:textId="77777777" w:rsidR="000A10A3" w:rsidRDefault="000A10A3" w:rsidP="00C77239"/>
  <w:p w14:paraId="394391D8" w14:textId="77777777" w:rsidR="000A10A3" w:rsidRDefault="000A10A3" w:rsidP="00C77239">
    <w:pPr>
      <w:tabs>
        <w:tab w:val="left" w:pos="3508"/>
      </w:tabs>
    </w:pPr>
    <w:r>
      <w:tab/>
    </w:r>
  </w:p>
  <w:bookmarkEnd w:id="52"/>
  <w:p w14:paraId="703EE801" w14:textId="77777777" w:rsidR="000A10A3" w:rsidRPr="00FB7089" w:rsidRDefault="000A10A3" w:rsidP="006532B2">
    <w:pPr>
      <w:pStyle w:val="Header"/>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E263F"/>
    <w:multiLevelType w:val="multilevel"/>
    <w:tmpl w:val="2A7C1D68"/>
    <w:lvl w:ilvl="0">
      <w:start w:val="1"/>
      <w:numFmt w:val="decimal"/>
      <w:pStyle w:val="QAHeading1"/>
      <w:lvlText w:val="%1."/>
      <w:lvlJc w:val="left"/>
      <w:pPr>
        <w:ind w:left="720" w:hanging="360"/>
      </w:pPr>
      <w:rPr>
        <w:rFonts w:ascii="Arial" w:hAnsi="Arial" w:hint="default"/>
        <w:b/>
        <w:i w:val="0"/>
        <w:sz w:val="24"/>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09B0C94"/>
    <w:multiLevelType w:val="hybridMultilevel"/>
    <w:tmpl w:val="78EC8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3B77EE"/>
    <w:multiLevelType w:val="hybridMultilevel"/>
    <w:tmpl w:val="363AD436"/>
    <w:lvl w:ilvl="0" w:tplc="4998DE00">
      <w:start w:val="1"/>
      <w:numFmt w:val="decimal"/>
      <w:lvlText w:val="%1."/>
      <w:lvlJc w:val="left"/>
      <w:pPr>
        <w:ind w:left="720" w:hanging="360"/>
      </w:pPr>
      <w:rPr>
        <w:rFonts w:hint="default"/>
        <w:color w:val="333333"/>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3942A36"/>
    <w:multiLevelType w:val="multilevel"/>
    <w:tmpl w:val="4B3457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766F76"/>
    <w:multiLevelType w:val="multilevel"/>
    <w:tmpl w:val="B3BE2B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6937C6"/>
    <w:multiLevelType w:val="hybridMultilevel"/>
    <w:tmpl w:val="D7D835F6"/>
    <w:lvl w:ilvl="0" w:tplc="DF06A564">
      <w:start w:val="1"/>
      <w:numFmt w:val="bullet"/>
      <w:lvlText w:val=""/>
      <w:lvlJc w:val="left"/>
      <w:pPr>
        <w:tabs>
          <w:tab w:val="num" w:pos="360"/>
        </w:tabs>
        <w:ind w:left="360" w:hanging="360"/>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25946DF"/>
    <w:multiLevelType w:val="hybridMultilevel"/>
    <w:tmpl w:val="1AF0E93A"/>
    <w:lvl w:ilvl="0" w:tplc="A47CD720">
      <w:start w:val="1"/>
      <w:numFmt w:val="decimal"/>
      <w:pStyle w:val="Figurelabel"/>
      <w:lvlText w:val="Figure %1: "/>
      <w:lvlJc w:val="left"/>
      <w:pPr>
        <w:tabs>
          <w:tab w:val="num" w:pos="1440"/>
        </w:tabs>
        <w:ind w:left="0" w:firstLine="0"/>
      </w:pPr>
      <w:rPr>
        <w:rFonts w:ascii="Tahoma" w:hAnsi="Tahoma" w:hint="default"/>
        <w:b/>
        <w:i w:val="0"/>
        <w:color w:val="000000"/>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3CA031F"/>
    <w:multiLevelType w:val="hybridMultilevel"/>
    <w:tmpl w:val="D60AB6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45F5445"/>
    <w:multiLevelType w:val="hybridMultilevel"/>
    <w:tmpl w:val="83C6CE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DC60DB1"/>
    <w:multiLevelType w:val="hybridMultilevel"/>
    <w:tmpl w:val="EAAA2CE0"/>
    <w:lvl w:ilvl="0" w:tplc="398C0D62">
      <w:start w:val="1"/>
      <w:numFmt w:val="bullet"/>
      <w:lvlText w:val=""/>
      <w:lvlJc w:val="left"/>
      <w:pPr>
        <w:tabs>
          <w:tab w:val="num" w:pos="2880"/>
        </w:tabs>
        <w:ind w:left="2880" w:hanging="360"/>
      </w:pPr>
      <w:rPr>
        <w:rFonts w:ascii="Symbol" w:hAnsi="Symbol" w:hint="default"/>
        <w:sz w:val="20"/>
        <w:szCs w:val="20"/>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5411C47"/>
    <w:multiLevelType w:val="hybridMultilevel"/>
    <w:tmpl w:val="4C2ED61E"/>
    <w:lvl w:ilvl="0" w:tplc="CFB26956">
      <w:start w:val="1"/>
      <w:numFmt w:val="decimal"/>
      <w:lvlText w:val="%1."/>
      <w:lvlJc w:val="left"/>
      <w:pPr>
        <w:ind w:left="720" w:hanging="360"/>
      </w:pPr>
      <w:rPr>
        <w:rFonts w:ascii="Arial" w:hAnsi="Arial" w:cs="Arial" w:hint="default"/>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5CC62CE"/>
    <w:multiLevelType w:val="hybridMultilevel"/>
    <w:tmpl w:val="6664AB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8CB46A9"/>
    <w:multiLevelType w:val="hybridMultilevel"/>
    <w:tmpl w:val="21E6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5003713"/>
    <w:multiLevelType w:val="multilevel"/>
    <w:tmpl w:val="449EC574"/>
    <w:lvl w:ilvl="0">
      <w:start w:val="1"/>
      <w:numFmt w:val="bullet"/>
      <w:lvlRestart w:val="0"/>
      <w:pStyle w:val="ListBullet"/>
      <w:lvlText w:val=""/>
      <w:lvlJc w:val="left"/>
      <w:pPr>
        <w:tabs>
          <w:tab w:val="num" w:pos="576"/>
        </w:tabs>
        <w:ind w:left="576" w:hanging="576"/>
      </w:pPr>
      <w:rPr>
        <w:rFonts w:ascii="Symbol" w:hAnsi="Symbol" w:hint="default"/>
        <w:color w:val="auto"/>
      </w:rPr>
    </w:lvl>
    <w:lvl w:ilvl="1">
      <w:start w:val="1"/>
      <w:numFmt w:val="none"/>
      <w:pStyle w:val="ListContinue"/>
      <w:suff w:val="nothing"/>
      <w:lvlText w:val=""/>
      <w:lvlJc w:val="left"/>
      <w:pPr>
        <w:ind w:left="576" w:firstLine="0"/>
      </w:pPr>
      <w:rPr>
        <w:color w:val="auto"/>
      </w:rPr>
    </w:lvl>
    <w:lvl w:ilvl="2">
      <w:start w:val="1"/>
      <w:numFmt w:val="bullet"/>
      <w:pStyle w:val="ListBullet2"/>
      <w:lvlText w:val=""/>
      <w:lvlJc w:val="left"/>
      <w:pPr>
        <w:tabs>
          <w:tab w:val="num" w:pos="1152"/>
        </w:tabs>
        <w:ind w:left="1152" w:hanging="576"/>
      </w:pPr>
      <w:rPr>
        <w:rFonts w:ascii="Symbol" w:hAnsi="Symbol" w:hint="default"/>
        <w:color w:val="auto"/>
      </w:rPr>
    </w:lvl>
    <w:lvl w:ilvl="3">
      <w:start w:val="1"/>
      <w:numFmt w:val="none"/>
      <w:pStyle w:val="ListContinue2"/>
      <w:suff w:val="nothing"/>
      <w:lvlText w:val=""/>
      <w:lvlJc w:val="left"/>
      <w:pPr>
        <w:ind w:left="1152" w:firstLine="0"/>
      </w:pPr>
      <w:rPr>
        <w:color w:val="auto"/>
      </w:rPr>
    </w:lvl>
    <w:lvl w:ilvl="4">
      <w:start w:val="1"/>
      <w:numFmt w:val="none"/>
      <w:suff w:val="nothing"/>
      <w:lvlText w:val=""/>
      <w:lvlJc w:val="left"/>
      <w:pPr>
        <w:ind w:left="0" w:firstLine="0"/>
      </w:pPr>
      <w:rPr>
        <w:color w:val="auto"/>
      </w:rPr>
    </w:lvl>
    <w:lvl w:ilvl="5">
      <w:start w:val="1"/>
      <w:numFmt w:val="none"/>
      <w:suff w:val="nothing"/>
      <w:lvlText w:val=""/>
      <w:lvlJc w:val="left"/>
      <w:pPr>
        <w:ind w:left="0" w:firstLine="0"/>
      </w:pPr>
      <w:rPr>
        <w:color w:val="auto"/>
      </w:rPr>
    </w:lvl>
    <w:lvl w:ilvl="6">
      <w:start w:val="1"/>
      <w:numFmt w:val="none"/>
      <w:suff w:val="nothing"/>
      <w:lvlText w:val=""/>
      <w:lvlJc w:val="left"/>
      <w:pPr>
        <w:ind w:left="0" w:firstLine="0"/>
      </w:pPr>
      <w:rPr>
        <w:color w:val="auto"/>
      </w:rPr>
    </w:lvl>
    <w:lvl w:ilvl="7">
      <w:start w:val="1"/>
      <w:numFmt w:val="none"/>
      <w:suff w:val="nothing"/>
      <w:lvlText w:val=""/>
      <w:lvlJc w:val="left"/>
      <w:pPr>
        <w:ind w:left="0" w:firstLine="0"/>
      </w:pPr>
      <w:rPr>
        <w:color w:val="auto"/>
      </w:rPr>
    </w:lvl>
    <w:lvl w:ilvl="8">
      <w:start w:val="1"/>
      <w:numFmt w:val="none"/>
      <w:suff w:val="nothing"/>
      <w:lvlText w:val=""/>
      <w:lvlJc w:val="left"/>
      <w:pPr>
        <w:ind w:left="0" w:firstLine="0"/>
      </w:pPr>
      <w:rPr>
        <w:color w:val="auto"/>
      </w:rPr>
    </w:lvl>
  </w:abstractNum>
  <w:abstractNum w:abstractNumId="14" w15:restartNumberingAfterBreak="0">
    <w:nsid w:val="61C877D7"/>
    <w:multiLevelType w:val="hybridMultilevel"/>
    <w:tmpl w:val="6A1A047C"/>
    <w:lvl w:ilvl="0" w:tplc="08090001">
      <w:start w:val="1"/>
      <w:numFmt w:val="bullet"/>
      <w:lvlText w:val=""/>
      <w:lvlJc w:val="left"/>
      <w:pPr>
        <w:tabs>
          <w:tab w:val="num" w:pos="360"/>
        </w:tabs>
        <w:ind w:left="360" w:hanging="360"/>
      </w:pPr>
      <w:rPr>
        <w:rFonts w:ascii="Symbol" w:hAnsi="Symbol" w:hint="default"/>
        <w:i w:val="0"/>
        <w:sz w:val="24"/>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326785C"/>
    <w:multiLevelType w:val="hybridMultilevel"/>
    <w:tmpl w:val="D8641A3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63E93FBF"/>
    <w:multiLevelType w:val="multilevel"/>
    <w:tmpl w:val="6A42CEAA"/>
    <w:lvl w:ilvl="0">
      <w:start w:val="1"/>
      <w:numFmt w:val="decimal"/>
      <w:pStyle w:val="Heading1"/>
      <w:lvlText w:val="%1."/>
      <w:lvlJc w:val="left"/>
      <w:pPr>
        <w:ind w:left="720" w:hanging="360"/>
      </w:pPr>
      <w:rPr>
        <w:rFonts w:ascii="Arial" w:hAnsi="Arial" w:hint="default"/>
        <w:b/>
        <w:i w:val="0"/>
        <w:sz w:val="24"/>
      </w:rPr>
    </w:lvl>
    <w:lvl w:ilvl="1">
      <w:start w:val="1"/>
      <w:numFmt w:val="decimal"/>
      <w:isLgl/>
      <w:lvlText w:val="%1.%2."/>
      <w:lvlJc w:val="left"/>
      <w:pPr>
        <w:ind w:left="1440" w:hanging="720"/>
      </w:pPr>
      <w:rPr>
        <w:rFonts w:hint="default"/>
        <w:b/>
        <w:i w:val="0"/>
      </w:rPr>
    </w:lvl>
    <w:lvl w:ilvl="2">
      <w:start w:val="1"/>
      <w:numFmt w:val="decimal"/>
      <w:isLgl/>
      <w:lvlText w:val="%1.%2.%3."/>
      <w:lvlJc w:val="left"/>
      <w:pPr>
        <w:ind w:left="1800" w:hanging="720"/>
      </w:pPr>
      <w:rPr>
        <w:rFonts w:hint="default"/>
        <w:b/>
        <w:i w:val="0"/>
      </w:rPr>
    </w:lvl>
    <w:lvl w:ilvl="3">
      <w:start w:val="1"/>
      <w:numFmt w:val="decimal"/>
      <w:isLgl/>
      <w:lvlText w:val="%1.%2.%3.%4."/>
      <w:lvlJc w:val="left"/>
      <w:pPr>
        <w:ind w:left="2520" w:hanging="1080"/>
      </w:pPr>
      <w:rPr>
        <w:rFonts w:hint="default"/>
        <w:b/>
        <w:i w:val="0"/>
      </w:rPr>
    </w:lvl>
    <w:lvl w:ilvl="4">
      <w:start w:val="1"/>
      <w:numFmt w:val="decimal"/>
      <w:isLgl/>
      <w:lvlText w:val="%1.%2.%3.%4.%5."/>
      <w:lvlJc w:val="left"/>
      <w:pPr>
        <w:ind w:left="2880" w:hanging="1080"/>
      </w:pPr>
      <w:rPr>
        <w:rFonts w:hint="default"/>
        <w:b/>
        <w:i w:val="0"/>
      </w:rPr>
    </w:lvl>
    <w:lvl w:ilvl="5">
      <w:start w:val="1"/>
      <w:numFmt w:val="decimal"/>
      <w:isLgl/>
      <w:lvlText w:val="%1.%2.%3.%4.%5.%6."/>
      <w:lvlJc w:val="left"/>
      <w:pPr>
        <w:ind w:left="3600" w:hanging="1440"/>
      </w:pPr>
      <w:rPr>
        <w:rFonts w:hint="default"/>
        <w:b/>
        <w:i w:val="0"/>
      </w:rPr>
    </w:lvl>
    <w:lvl w:ilvl="6">
      <w:start w:val="1"/>
      <w:numFmt w:val="decimal"/>
      <w:isLgl/>
      <w:lvlText w:val="%1.%2.%3.%4.%5.%6.%7."/>
      <w:lvlJc w:val="left"/>
      <w:pPr>
        <w:ind w:left="3960" w:hanging="1440"/>
      </w:pPr>
      <w:rPr>
        <w:rFonts w:hint="default"/>
        <w:b/>
        <w:i w:val="0"/>
      </w:rPr>
    </w:lvl>
    <w:lvl w:ilvl="7">
      <w:start w:val="1"/>
      <w:numFmt w:val="decimal"/>
      <w:isLgl/>
      <w:lvlText w:val="%1.%2.%3.%4.%5.%6.%7.%8."/>
      <w:lvlJc w:val="left"/>
      <w:pPr>
        <w:ind w:left="4680" w:hanging="1800"/>
      </w:pPr>
      <w:rPr>
        <w:rFonts w:hint="default"/>
        <w:b/>
        <w:i w:val="0"/>
      </w:rPr>
    </w:lvl>
    <w:lvl w:ilvl="8">
      <w:start w:val="1"/>
      <w:numFmt w:val="decimal"/>
      <w:isLgl/>
      <w:lvlText w:val="%1.%2.%3.%4.%5.%6.%7.%8.%9."/>
      <w:lvlJc w:val="left"/>
      <w:pPr>
        <w:ind w:left="5040" w:hanging="1800"/>
      </w:pPr>
      <w:rPr>
        <w:rFonts w:hint="default"/>
        <w:b/>
        <w:i w:val="0"/>
      </w:rPr>
    </w:lvl>
  </w:abstractNum>
  <w:abstractNum w:abstractNumId="17" w15:restartNumberingAfterBreak="0">
    <w:nsid w:val="6614682B"/>
    <w:multiLevelType w:val="hybridMultilevel"/>
    <w:tmpl w:val="1C5AF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6D35C17"/>
    <w:multiLevelType w:val="hybridMultilevel"/>
    <w:tmpl w:val="7686776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7DFB6359"/>
    <w:multiLevelType w:val="multilevel"/>
    <w:tmpl w:val="44C49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0899298">
    <w:abstractNumId w:val="13"/>
  </w:num>
  <w:num w:numId="2" w16cid:durableId="732703748">
    <w:abstractNumId w:val="16"/>
  </w:num>
  <w:num w:numId="3" w16cid:durableId="1398087483">
    <w:abstractNumId w:val="5"/>
  </w:num>
  <w:num w:numId="4" w16cid:durableId="1695690671">
    <w:abstractNumId w:val="14"/>
  </w:num>
  <w:num w:numId="5" w16cid:durableId="165363539">
    <w:abstractNumId w:val="6"/>
  </w:num>
  <w:num w:numId="6" w16cid:durableId="310641421">
    <w:abstractNumId w:val="9"/>
  </w:num>
  <w:num w:numId="7" w16cid:durableId="1591348606">
    <w:abstractNumId w:val="0"/>
  </w:num>
  <w:num w:numId="8" w16cid:durableId="310450455">
    <w:abstractNumId w:val="11"/>
  </w:num>
  <w:num w:numId="9" w16cid:durableId="1471089747">
    <w:abstractNumId w:val="19"/>
  </w:num>
  <w:num w:numId="10" w16cid:durableId="552348227">
    <w:abstractNumId w:val="4"/>
  </w:num>
  <w:num w:numId="11" w16cid:durableId="1123308504">
    <w:abstractNumId w:val="3"/>
  </w:num>
  <w:num w:numId="12" w16cid:durableId="1495341674">
    <w:abstractNumId w:val="10"/>
  </w:num>
  <w:num w:numId="13" w16cid:durableId="1783190149">
    <w:abstractNumId w:val="8"/>
  </w:num>
  <w:num w:numId="14" w16cid:durableId="251135138">
    <w:abstractNumId w:val="2"/>
  </w:num>
  <w:num w:numId="15" w16cid:durableId="389693175">
    <w:abstractNumId w:val="17"/>
  </w:num>
  <w:num w:numId="16" w16cid:durableId="1605992276">
    <w:abstractNumId w:val="12"/>
  </w:num>
  <w:num w:numId="17" w16cid:durableId="690884355">
    <w:abstractNumId w:val="7"/>
  </w:num>
  <w:num w:numId="18" w16cid:durableId="517618437">
    <w:abstractNumId w:val="18"/>
  </w:num>
  <w:num w:numId="19" w16cid:durableId="1902522751">
    <w:abstractNumId w:val="15"/>
  </w:num>
  <w:num w:numId="20" w16cid:durableId="1766610881">
    <w:abstractNumId w:val="1"/>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irija Agarwal">
    <w15:presenceInfo w15:providerId="Windows Live" w15:userId="a00a846404b32e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339A"/>
    <w:rsid w:val="00001E7F"/>
    <w:rsid w:val="00002020"/>
    <w:rsid w:val="00003AFD"/>
    <w:rsid w:val="00005ABC"/>
    <w:rsid w:val="00005D48"/>
    <w:rsid w:val="000072E8"/>
    <w:rsid w:val="000175DC"/>
    <w:rsid w:val="00022B47"/>
    <w:rsid w:val="00024AB9"/>
    <w:rsid w:val="00024D41"/>
    <w:rsid w:val="000312D3"/>
    <w:rsid w:val="000318CF"/>
    <w:rsid w:val="00032521"/>
    <w:rsid w:val="00033E63"/>
    <w:rsid w:val="00034E83"/>
    <w:rsid w:val="000359CE"/>
    <w:rsid w:val="0003669C"/>
    <w:rsid w:val="00036F35"/>
    <w:rsid w:val="00037020"/>
    <w:rsid w:val="00037AE7"/>
    <w:rsid w:val="0004389E"/>
    <w:rsid w:val="000446DB"/>
    <w:rsid w:val="000456EA"/>
    <w:rsid w:val="00045E18"/>
    <w:rsid w:val="00046BF1"/>
    <w:rsid w:val="0004763B"/>
    <w:rsid w:val="00047871"/>
    <w:rsid w:val="0005397C"/>
    <w:rsid w:val="0005443D"/>
    <w:rsid w:val="00070D7B"/>
    <w:rsid w:val="00071CA7"/>
    <w:rsid w:val="00074EDF"/>
    <w:rsid w:val="000762EE"/>
    <w:rsid w:val="000778F2"/>
    <w:rsid w:val="00080571"/>
    <w:rsid w:val="00080E59"/>
    <w:rsid w:val="0008424C"/>
    <w:rsid w:val="000844C4"/>
    <w:rsid w:val="00084CC9"/>
    <w:rsid w:val="00085B8F"/>
    <w:rsid w:val="0008622D"/>
    <w:rsid w:val="00086941"/>
    <w:rsid w:val="00087866"/>
    <w:rsid w:val="000901B2"/>
    <w:rsid w:val="00092010"/>
    <w:rsid w:val="000A10A3"/>
    <w:rsid w:val="000A4DAC"/>
    <w:rsid w:val="000B2A9B"/>
    <w:rsid w:val="000C1981"/>
    <w:rsid w:val="000C2F8F"/>
    <w:rsid w:val="000C3A3B"/>
    <w:rsid w:val="000C435C"/>
    <w:rsid w:val="000C4A0D"/>
    <w:rsid w:val="000C53A1"/>
    <w:rsid w:val="000C5EE2"/>
    <w:rsid w:val="000C6E19"/>
    <w:rsid w:val="000D0E8F"/>
    <w:rsid w:val="000D1FC6"/>
    <w:rsid w:val="000D3DFA"/>
    <w:rsid w:val="000D5BFC"/>
    <w:rsid w:val="000E0B4F"/>
    <w:rsid w:val="000E15AB"/>
    <w:rsid w:val="000E1E27"/>
    <w:rsid w:val="000E48FF"/>
    <w:rsid w:val="000E5364"/>
    <w:rsid w:val="000E5CBD"/>
    <w:rsid w:val="000E6242"/>
    <w:rsid w:val="000F2BF1"/>
    <w:rsid w:val="000F2D14"/>
    <w:rsid w:val="000F43FD"/>
    <w:rsid w:val="000F60BD"/>
    <w:rsid w:val="000F69A5"/>
    <w:rsid w:val="00100913"/>
    <w:rsid w:val="00100ADE"/>
    <w:rsid w:val="00102C30"/>
    <w:rsid w:val="001048A1"/>
    <w:rsid w:val="00104D60"/>
    <w:rsid w:val="0010641F"/>
    <w:rsid w:val="001065A7"/>
    <w:rsid w:val="00106C91"/>
    <w:rsid w:val="00110BEA"/>
    <w:rsid w:val="00113052"/>
    <w:rsid w:val="0011523B"/>
    <w:rsid w:val="00116CB1"/>
    <w:rsid w:val="00122137"/>
    <w:rsid w:val="0012288A"/>
    <w:rsid w:val="001239BB"/>
    <w:rsid w:val="00124D7C"/>
    <w:rsid w:val="001304FC"/>
    <w:rsid w:val="00130836"/>
    <w:rsid w:val="00131DFF"/>
    <w:rsid w:val="0013322F"/>
    <w:rsid w:val="001352F3"/>
    <w:rsid w:val="001356C3"/>
    <w:rsid w:val="00136657"/>
    <w:rsid w:val="00136B89"/>
    <w:rsid w:val="0013733D"/>
    <w:rsid w:val="001374EE"/>
    <w:rsid w:val="001374F2"/>
    <w:rsid w:val="00140FF8"/>
    <w:rsid w:val="001418A9"/>
    <w:rsid w:val="00142203"/>
    <w:rsid w:val="00142807"/>
    <w:rsid w:val="001441B9"/>
    <w:rsid w:val="00144F7D"/>
    <w:rsid w:val="001452B9"/>
    <w:rsid w:val="00150D49"/>
    <w:rsid w:val="00150EC7"/>
    <w:rsid w:val="00151BF4"/>
    <w:rsid w:val="00152498"/>
    <w:rsid w:val="00155917"/>
    <w:rsid w:val="00160DAD"/>
    <w:rsid w:val="001611ED"/>
    <w:rsid w:val="001614C9"/>
    <w:rsid w:val="00164942"/>
    <w:rsid w:val="001652D3"/>
    <w:rsid w:val="00165E3F"/>
    <w:rsid w:val="001701A1"/>
    <w:rsid w:val="0017067A"/>
    <w:rsid w:val="001712A7"/>
    <w:rsid w:val="00173805"/>
    <w:rsid w:val="00175324"/>
    <w:rsid w:val="001753D8"/>
    <w:rsid w:val="00177BF6"/>
    <w:rsid w:val="00180316"/>
    <w:rsid w:val="00180779"/>
    <w:rsid w:val="001808F0"/>
    <w:rsid w:val="00181DBB"/>
    <w:rsid w:val="00182903"/>
    <w:rsid w:val="0018304D"/>
    <w:rsid w:val="0018385B"/>
    <w:rsid w:val="00184A32"/>
    <w:rsid w:val="0018712B"/>
    <w:rsid w:val="00190EBF"/>
    <w:rsid w:val="00191370"/>
    <w:rsid w:val="00191B77"/>
    <w:rsid w:val="001925DA"/>
    <w:rsid w:val="0019389D"/>
    <w:rsid w:val="001959AC"/>
    <w:rsid w:val="00195B3D"/>
    <w:rsid w:val="00196F82"/>
    <w:rsid w:val="001A0A40"/>
    <w:rsid w:val="001A31A2"/>
    <w:rsid w:val="001A3402"/>
    <w:rsid w:val="001A3A2E"/>
    <w:rsid w:val="001A64C6"/>
    <w:rsid w:val="001A7247"/>
    <w:rsid w:val="001B0923"/>
    <w:rsid w:val="001B1487"/>
    <w:rsid w:val="001B1E5E"/>
    <w:rsid w:val="001B2DE2"/>
    <w:rsid w:val="001B41B8"/>
    <w:rsid w:val="001C10C2"/>
    <w:rsid w:val="001C15F0"/>
    <w:rsid w:val="001C32E0"/>
    <w:rsid w:val="001C3DA5"/>
    <w:rsid w:val="001C5B75"/>
    <w:rsid w:val="001D0071"/>
    <w:rsid w:val="001D0150"/>
    <w:rsid w:val="001D177D"/>
    <w:rsid w:val="001D559C"/>
    <w:rsid w:val="001D74B2"/>
    <w:rsid w:val="001E03A1"/>
    <w:rsid w:val="001E18FF"/>
    <w:rsid w:val="001E4D0F"/>
    <w:rsid w:val="001E581E"/>
    <w:rsid w:val="001F254F"/>
    <w:rsid w:val="001F3F80"/>
    <w:rsid w:val="001F4624"/>
    <w:rsid w:val="001F4F29"/>
    <w:rsid w:val="001F5E31"/>
    <w:rsid w:val="001F60E9"/>
    <w:rsid w:val="001F7DC1"/>
    <w:rsid w:val="002022C2"/>
    <w:rsid w:val="00202983"/>
    <w:rsid w:val="00202A0D"/>
    <w:rsid w:val="0020438C"/>
    <w:rsid w:val="0020498C"/>
    <w:rsid w:val="00206833"/>
    <w:rsid w:val="002119A5"/>
    <w:rsid w:val="0021418E"/>
    <w:rsid w:val="00214D77"/>
    <w:rsid w:val="0021706F"/>
    <w:rsid w:val="00217739"/>
    <w:rsid w:val="00217A93"/>
    <w:rsid w:val="002269F9"/>
    <w:rsid w:val="0022705C"/>
    <w:rsid w:val="002272E6"/>
    <w:rsid w:val="00233229"/>
    <w:rsid w:val="002332E2"/>
    <w:rsid w:val="00233601"/>
    <w:rsid w:val="002349E0"/>
    <w:rsid w:val="002372EF"/>
    <w:rsid w:val="00237D52"/>
    <w:rsid w:val="0024022E"/>
    <w:rsid w:val="00243D99"/>
    <w:rsid w:val="002446B5"/>
    <w:rsid w:val="00244E5F"/>
    <w:rsid w:val="002456A9"/>
    <w:rsid w:val="0024626E"/>
    <w:rsid w:val="002462C7"/>
    <w:rsid w:val="0024661D"/>
    <w:rsid w:val="0024702D"/>
    <w:rsid w:val="00247ECB"/>
    <w:rsid w:val="0025108D"/>
    <w:rsid w:val="00253F2E"/>
    <w:rsid w:val="00254F77"/>
    <w:rsid w:val="002560D2"/>
    <w:rsid w:val="00256D71"/>
    <w:rsid w:val="0026035D"/>
    <w:rsid w:val="002607B7"/>
    <w:rsid w:val="00260B03"/>
    <w:rsid w:val="0026212A"/>
    <w:rsid w:val="002629C5"/>
    <w:rsid w:val="002630CE"/>
    <w:rsid w:val="0026381C"/>
    <w:rsid w:val="00263946"/>
    <w:rsid w:val="00263EBA"/>
    <w:rsid w:val="00275609"/>
    <w:rsid w:val="00281DEC"/>
    <w:rsid w:val="00282F51"/>
    <w:rsid w:val="00283F6B"/>
    <w:rsid w:val="00284477"/>
    <w:rsid w:val="002846DF"/>
    <w:rsid w:val="0029179B"/>
    <w:rsid w:val="00292BC8"/>
    <w:rsid w:val="002933D1"/>
    <w:rsid w:val="00295780"/>
    <w:rsid w:val="00296446"/>
    <w:rsid w:val="00297A66"/>
    <w:rsid w:val="002A2542"/>
    <w:rsid w:val="002A2802"/>
    <w:rsid w:val="002A28A2"/>
    <w:rsid w:val="002A5639"/>
    <w:rsid w:val="002A57BE"/>
    <w:rsid w:val="002A6628"/>
    <w:rsid w:val="002A705C"/>
    <w:rsid w:val="002B3B21"/>
    <w:rsid w:val="002B645B"/>
    <w:rsid w:val="002B721B"/>
    <w:rsid w:val="002B72BA"/>
    <w:rsid w:val="002B74C4"/>
    <w:rsid w:val="002B7EB5"/>
    <w:rsid w:val="002C08AD"/>
    <w:rsid w:val="002C1A4C"/>
    <w:rsid w:val="002C41DA"/>
    <w:rsid w:val="002C4C10"/>
    <w:rsid w:val="002C4D00"/>
    <w:rsid w:val="002C7344"/>
    <w:rsid w:val="002D06D6"/>
    <w:rsid w:val="002D080B"/>
    <w:rsid w:val="002D4027"/>
    <w:rsid w:val="002D64BC"/>
    <w:rsid w:val="002E01A8"/>
    <w:rsid w:val="002E0C10"/>
    <w:rsid w:val="002E1590"/>
    <w:rsid w:val="002E1D31"/>
    <w:rsid w:val="002E228C"/>
    <w:rsid w:val="002E24AC"/>
    <w:rsid w:val="002E345D"/>
    <w:rsid w:val="002E5049"/>
    <w:rsid w:val="002E60B0"/>
    <w:rsid w:val="002E771E"/>
    <w:rsid w:val="002E7C7F"/>
    <w:rsid w:val="002F352F"/>
    <w:rsid w:val="002F4073"/>
    <w:rsid w:val="002F4FB7"/>
    <w:rsid w:val="002F555D"/>
    <w:rsid w:val="002F5C5F"/>
    <w:rsid w:val="002F658B"/>
    <w:rsid w:val="00300B59"/>
    <w:rsid w:val="0030126B"/>
    <w:rsid w:val="00303764"/>
    <w:rsid w:val="00303B0B"/>
    <w:rsid w:val="00303D09"/>
    <w:rsid w:val="003047B7"/>
    <w:rsid w:val="00311970"/>
    <w:rsid w:val="00312BA2"/>
    <w:rsid w:val="00313541"/>
    <w:rsid w:val="003147E9"/>
    <w:rsid w:val="00314A2D"/>
    <w:rsid w:val="003154CD"/>
    <w:rsid w:val="00315535"/>
    <w:rsid w:val="00317042"/>
    <w:rsid w:val="00317C49"/>
    <w:rsid w:val="00317E50"/>
    <w:rsid w:val="00322972"/>
    <w:rsid w:val="003249C6"/>
    <w:rsid w:val="00330314"/>
    <w:rsid w:val="00333C4D"/>
    <w:rsid w:val="00335359"/>
    <w:rsid w:val="00335C36"/>
    <w:rsid w:val="003379E0"/>
    <w:rsid w:val="00341EB6"/>
    <w:rsid w:val="00344277"/>
    <w:rsid w:val="00350C20"/>
    <w:rsid w:val="00353054"/>
    <w:rsid w:val="003559AF"/>
    <w:rsid w:val="00356A0B"/>
    <w:rsid w:val="00357A83"/>
    <w:rsid w:val="00357B76"/>
    <w:rsid w:val="00371C95"/>
    <w:rsid w:val="00372335"/>
    <w:rsid w:val="0037280D"/>
    <w:rsid w:val="00372AB3"/>
    <w:rsid w:val="0037427E"/>
    <w:rsid w:val="0037593B"/>
    <w:rsid w:val="00375E08"/>
    <w:rsid w:val="00376D8C"/>
    <w:rsid w:val="00377728"/>
    <w:rsid w:val="00377FDE"/>
    <w:rsid w:val="003805AD"/>
    <w:rsid w:val="00380F6F"/>
    <w:rsid w:val="00384586"/>
    <w:rsid w:val="00386127"/>
    <w:rsid w:val="003901C5"/>
    <w:rsid w:val="00391811"/>
    <w:rsid w:val="00393003"/>
    <w:rsid w:val="003936B3"/>
    <w:rsid w:val="003943B7"/>
    <w:rsid w:val="003947DC"/>
    <w:rsid w:val="00395067"/>
    <w:rsid w:val="003A17BA"/>
    <w:rsid w:val="003A4AFB"/>
    <w:rsid w:val="003A4E92"/>
    <w:rsid w:val="003A72B7"/>
    <w:rsid w:val="003A73DB"/>
    <w:rsid w:val="003B0C07"/>
    <w:rsid w:val="003B10F9"/>
    <w:rsid w:val="003B1147"/>
    <w:rsid w:val="003B40D5"/>
    <w:rsid w:val="003B45E8"/>
    <w:rsid w:val="003C0A1A"/>
    <w:rsid w:val="003C1CA3"/>
    <w:rsid w:val="003C24FD"/>
    <w:rsid w:val="003C63D9"/>
    <w:rsid w:val="003D05F2"/>
    <w:rsid w:val="003D2B36"/>
    <w:rsid w:val="003E154F"/>
    <w:rsid w:val="003E1734"/>
    <w:rsid w:val="003E50FC"/>
    <w:rsid w:val="003E582D"/>
    <w:rsid w:val="003E6487"/>
    <w:rsid w:val="003E6DD1"/>
    <w:rsid w:val="003F137F"/>
    <w:rsid w:val="003F166B"/>
    <w:rsid w:val="003F2692"/>
    <w:rsid w:val="003F3770"/>
    <w:rsid w:val="003F5053"/>
    <w:rsid w:val="003F5A6C"/>
    <w:rsid w:val="004035F9"/>
    <w:rsid w:val="0040386D"/>
    <w:rsid w:val="00403D63"/>
    <w:rsid w:val="004058B1"/>
    <w:rsid w:val="004058B3"/>
    <w:rsid w:val="004069E7"/>
    <w:rsid w:val="0040705A"/>
    <w:rsid w:val="004070BA"/>
    <w:rsid w:val="0041049C"/>
    <w:rsid w:val="0041446A"/>
    <w:rsid w:val="00414975"/>
    <w:rsid w:val="00415901"/>
    <w:rsid w:val="00415B14"/>
    <w:rsid w:val="00415CA3"/>
    <w:rsid w:val="00415CCD"/>
    <w:rsid w:val="00415CDB"/>
    <w:rsid w:val="0041606B"/>
    <w:rsid w:val="004219A1"/>
    <w:rsid w:val="00422425"/>
    <w:rsid w:val="00422932"/>
    <w:rsid w:val="00422AC7"/>
    <w:rsid w:val="0042355B"/>
    <w:rsid w:val="00423C34"/>
    <w:rsid w:val="0042405B"/>
    <w:rsid w:val="004265F2"/>
    <w:rsid w:val="004269B4"/>
    <w:rsid w:val="00426DF6"/>
    <w:rsid w:val="00430789"/>
    <w:rsid w:val="00430853"/>
    <w:rsid w:val="00430ECE"/>
    <w:rsid w:val="004319AC"/>
    <w:rsid w:val="00431A7D"/>
    <w:rsid w:val="004324D8"/>
    <w:rsid w:val="0043319A"/>
    <w:rsid w:val="00433C90"/>
    <w:rsid w:val="00434202"/>
    <w:rsid w:val="00437536"/>
    <w:rsid w:val="00437AFB"/>
    <w:rsid w:val="0044075A"/>
    <w:rsid w:val="0044301F"/>
    <w:rsid w:val="00445310"/>
    <w:rsid w:val="0044781E"/>
    <w:rsid w:val="0045118B"/>
    <w:rsid w:val="00452128"/>
    <w:rsid w:val="0045359F"/>
    <w:rsid w:val="00453C2A"/>
    <w:rsid w:val="00456D12"/>
    <w:rsid w:val="004577FE"/>
    <w:rsid w:val="00462004"/>
    <w:rsid w:val="004634FD"/>
    <w:rsid w:val="0046672D"/>
    <w:rsid w:val="00471722"/>
    <w:rsid w:val="00471D66"/>
    <w:rsid w:val="004727FB"/>
    <w:rsid w:val="00472ED4"/>
    <w:rsid w:val="00474085"/>
    <w:rsid w:val="0047492D"/>
    <w:rsid w:val="00475D81"/>
    <w:rsid w:val="00475F15"/>
    <w:rsid w:val="00476C6B"/>
    <w:rsid w:val="004809E7"/>
    <w:rsid w:val="00480AF4"/>
    <w:rsid w:val="00482E32"/>
    <w:rsid w:val="0048740C"/>
    <w:rsid w:val="00487922"/>
    <w:rsid w:val="004908A5"/>
    <w:rsid w:val="004938E7"/>
    <w:rsid w:val="00494E2A"/>
    <w:rsid w:val="00496391"/>
    <w:rsid w:val="00496566"/>
    <w:rsid w:val="00496F19"/>
    <w:rsid w:val="004A2E1B"/>
    <w:rsid w:val="004A3AAA"/>
    <w:rsid w:val="004A3AC2"/>
    <w:rsid w:val="004A40F2"/>
    <w:rsid w:val="004A7889"/>
    <w:rsid w:val="004B124D"/>
    <w:rsid w:val="004B287E"/>
    <w:rsid w:val="004B2F01"/>
    <w:rsid w:val="004B3ED1"/>
    <w:rsid w:val="004B4171"/>
    <w:rsid w:val="004B44C8"/>
    <w:rsid w:val="004B4955"/>
    <w:rsid w:val="004B71D6"/>
    <w:rsid w:val="004B7EE3"/>
    <w:rsid w:val="004B7FF0"/>
    <w:rsid w:val="004C2B5B"/>
    <w:rsid w:val="004C30D4"/>
    <w:rsid w:val="004C3630"/>
    <w:rsid w:val="004C375E"/>
    <w:rsid w:val="004C7866"/>
    <w:rsid w:val="004D2037"/>
    <w:rsid w:val="004D3B5B"/>
    <w:rsid w:val="004D5C4F"/>
    <w:rsid w:val="004D7D5E"/>
    <w:rsid w:val="004E260C"/>
    <w:rsid w:val="004E2D6D"/>
    <w:rsid w:val="004E322A"/>
    <w:rsid w:val="004E3606"/>
    <w:rsid w:val="004E4352"/>
    <w:rsid w:val="004E4A18"/>
    <w:rsid w:val="004E4D31"/>
    <w:rsid w:val="004E5185"/>
    <w:rsid w:val="004E6077"/>
    <w:rsid w:val="004E621C"/>
    <w:rsid w:val="004E69A9"/>
    <w:rsid w:val="004F2979"/>
    <w:rsid w:val="004F2FD7"/>
    <w:rsid w:val="004F444F"/>
    <w:rsid w:val="004F7062"/>
    <w:rsid w:val="005019C7"/>
    <w:rsid w:val="00501F65"/>
    <w:rsid w:val="0050540F"/>
    <w:rsid w:val="005078E0"/>
    <w:rsid w:val="00510FBF"/>
    <w:rsid w:val="00514832"/>
    <w:rsid w:val="0051501D"/>
    <w:rsid w:val="00516FA3"/>
    <w:rsid w:val="0052088E"/>
    <w:rsid w:val="0052147D"/>
    <w:rsid w:val="00521C49"/>
    <w:rsid w:val="00523ECD"/>
    <w:rsid w:val="00524D18"/>
    <w:rsid w:val="00525D48"/>
    <w:rsid w:val="00526E3C"/>
    <w:rsid w:val="00527597"/>
    <w:rsid w:val="00527943"/>
    <w:rsid w:val="005303BB"/>
    <w:rsid w:val="0053062A"/>
    <w:rsid w:val="0053383B"/>
    <w:rsid w:val="00533A67"/>
    <w:rsid w:val="00534032"/>
    <w:rsid w:val="00534263"/>
    <w:rsid w:val="00536263"/>
    <w:rsid w:val="005363FC"/>
    <w:rsid w:val="005408BD"/>
    <w:rsid w:val="00541036"/>
    <w:rsid w:val="005423A7"/>
    <w:rsid w:val="00542E33"/>
    <w:rsid w:val="00545FA6"/>
    <w:rsid w:val="00550A47"/>
    <w:rsid w:val="00550FE1"/>
    <w:rsid w:val="005533C6"/>
    <w:rsid w:val="005552B6"/>
    <w:rsid w:val="005563D5"/>
    <w:rsid w:val="00556510"/>
    <w:rsid w:val="005600B4"/>
    <w:rsid w:val="00560CE1"/>
    <w:rsid w:val="005631B9"/>
    <w:rsid w:val="0056336F"/>
    <w:rsid w:val="00564817"/>
    <w:rsid w:val="00564FBF"/>
    <w:rsid w:val="005660E2"/>
    <w:rsid w:val="005665C4"/>
    <w:rsid w:val="00570C20"/>
    <w:rsid w:val="00574217"/>
    <w:rsid w:val="0057512D"/>
    <w:rsid w:val="005770C6"/>
    <w:rsid w:val="00580A5B"/>
    <w:rsid w:val="005825E2"/>
    <w:rsid w:val="00583D77"/>
    <w:rsid w:val="00584C30"/>
    <w:rsid w:val="00587FA1"/>
    <w:rsid w:val="005915EA"/>
    <w:rsid w:val="0059170C"/>
    <w:rsid w:val="00591CE6"/>
    <w:rsid w:val="0059281B"/>
    <w:rsid w:val="00592AD3"/>
    <w:rsid w:val="00592D7F"/>
    <w:rsid w:val="005930B8"/>
    <w:rsid w:val="00593998"/>
    <w:rsid w:val="0059449F"/>
    <w:rsid w:val="00595BE3"/>
    <w:rsid w:val="00596B36"/>
    <w:rsid w:val="005A036D"/>
    <w:rsid w:val="005A1838"/>
    <w:rsid w:val="005A5D12"/>
    <w:rsid w:val="005A5DCC"/>
    <w:rsid w:val="005A6B04"/>
    <w:rsid w:val="005B1AA7"/>
    <w:rsid w:val="005B2E78"/>
    <w:rsid w:val="005B62D4"/>
    <w:rsid w:val="005B73F6"/>
    <w:rsid w:val="005C08C2"/>
    <w:rsid w:val="005C0C5B"/>
    <w:rsid w:val="005C0E23"/>
    <w:rsid w:val="005C0F7E"/>
    <w:rsid w:val="005C18A9"/>
    <w:rsid w:val="005C2B72"/>
    <w:rsid w:val="005C3529"/>
    <w:rsid w:val="005C36AB"/>
    <w:rsid w:val="005C3E70"/>
    <w:rsid w:val="005C4751"/>
    <w:rsid w:val="005D05AD"/>
    <w:rsid w:val="005D34AE"/>
    <w:rsid w:val="005D3621"/>
    <w:rsid w:val="005D3D82"/>
    <w:rsid w:val="005D3EA3"/>
    <w:rsid w:val="005D69BE"/>
    <w:rsid w:val="005D79A3"/>
    <w:rsid w:val="005E13DD"/>
    <w:rsid w:val="005E2E8F"/>
    <w:rsid w:val="005E41EF"/>
    <w:rsid w:val="005E58AF"/>
    <w:rsid w:val="005E6021"/>
    <w:rsid w:val="005E6D8E"/>
    <w:rsid w:val="005F0243"/>
    <w:rsid w:val="005F10BE"/>
    <w:rsid w:val="005F177C"/>
    <w:rsid w:val="005F3143"/>
    <w:rsid w:val="005F3881"/>
    <w:rsid w:val="005F4B38"/>
    <w:rsid w:val="005F67F4"/>
    <w:rsid w:val="005F6873"/>
    <w:rsid w:val="005F691A"/>
    <w:rsid w:val="005F7F94"/>
    <w:rsid w:val="00601D4C"/>
    <w:rsid w:val="00602150"/>
    <w:rsid w:val="00602681"/>
    <w:rsid w:val="00602921"/>
    <w:rsid w:val="00602A13"/>
    <w:rsid w:val="00603E34"/>
    <w:rsid w:val="006047E0"/>
    <w:rsid w:val="00604BF1"/>
    <w:rsid w:val="00606C52"/>
    <w:rsid w:val="0061020F"/>
    <w:rsid w:val="00610C3A"/>
    <w:rsid w:val="00610E7C"/>
    <w:rsid w:val="00611518"/>
    <w:rsid w:val="00613B5F"/>
    <w:rsid w:val="00620666"/>
    <w:rsid w:val="00623815"/>
    <w:rsid w:val="00625B43"/>
    <w:rsid w:val="00631F21"/>
    <w:rsid w:val="00632F4D"/>
    <w:rsid w:val="00634A85"/>
    <w:rsid w:val="00637406"/>
    <w:rsid w:val="0064224D"/>
    <w:rsid w:val="00642916"/>
    <w:rsid w:val="00642A4C"/>
    <w:rsid w:val="006446D9"/>
    <w:rsid w:val="00644722"/>
    <w:rsid w:val="006449D5"/>
    <w:rsid w:val="00644C1C"/>
    <w:rsid w:val="00645588"/>
    <w:rsid w:val="00645C07"/>
    <w:rsid w:val="006460C2"/>
    <w:rsid w:val="006461B0"/>
    <w:rsid w:val="006469C5"/>
    <w:rsid w:val="00647FCC"/>
    <w:rsid w:val="00650960"/>
    <w:rsid w:val="006532B2"/>
    <w:rsid w:val="00657A02"/>
    <w:rsid w:val="00657BE3"/>
    <w:rsid w:val="0066123B"/>
    <w:rsid w:val="00662463"/>
    <w:rsid w:val="00662672"/>
    <w:rsid w:val="00663512"/>
    <w:rsid w:val="00663863"/>
    <w:rsid w:val="00663A49"/>
    <w:rsid w:val="006677FD"/>
    <w:rsid w:val="00667BFF"/>
    <w:rsid w:val="00670F8A"/>
    <w:rsid w:val="00671CFE"/>
    <w:rsid w:val="006725D1"/>
    <w:rsid w:val="00673257"/>
    <w:rsid w:val="0067348F"/>
    <w:rsid w:val="00674A9C"/>
    <w:rsid w:val="0067542A"/>
    <w:rsid w:val="00680A9A"/>
    <w:rsid w:val="0068165A"/>
    <w:rsid w:val="0068408A"/>
    <w:rsid w:val="0068418D"/>
    <w:rsid w:val="006854B9"/>
    <w:rsid w:val="006863FD"/>
    <w:rsid w:val="0068763D"/>
    <w:rsid w:val="00687B2F"/>
    <w:rsid w:val="006920B7"/>
    <w:rsid w:val="00694BC4"/>
    <w:rsid w:val="00695C3A"/>
    <w:rsid w:val="006A4BFA"/>
    <w:rsid w:val="006A7B58"/>
    <w:rsid w:val="006A7B85"/>
    <w:rsid w:val="006A7E6E"/>
    <w:rsid w:val="006B10F0"/>
    <w:rsid w:val="006B1153"/>
    <w:rsid w:val="006B1C68"/>
    <w:rsid w:val="006B498E"/>
    <w:rsid w:val="006B537E"/>
    <w:rsid w:val="006B6084"/>
    <w:rsid w:val="006C1CE7"/>
    <w:rsid w:val="006C36BF"/>
    <w:rsid w:val="006C3E2E"/>
    <w:rsid w:val="006C6C8F"/>
    <w:rsid w:val="006D1E0E"/>
    <w:rsid w:val="006D3AFE"/>
    <w:rsid w:val="006D7247"/>
    <w:rsid w:val="006E10CA"/>
    <w:rsid w:val="006E36E8"/>
    <w:rsid w:val="006E54B0"/>
    <w:rsid w:val="006E5CEB"/>
    <w:rsid w:val="006E688D"/>
    <w:rsid w:val="006F19AD"/>
    <w:rsid w:val="006F2AAB"/>
    <w:rsid w:val="006F3C5B"/>
    <w:rsid w:val="006F3DC9"/>
    <w:rsid w:val="006F44FF"/>
    <w:rsid w:val="006F6478"/>
    <w:rsid w:val="006F6CFF"/>
    <w:rsid w:val="00700E1D"/>
    <w:rsid w:val="00701714"/>
    <w:rsid w:val="00701DAE"/>
    <w:rsid w:val="00705496"/>
    <w:rsid w:val="00706D87"/>
    <w:rsid w:val="00710868"/>
    <w:rsid w:val="00710D53"/>
    <w:rsid w:val="0071300D"/>
    <w:rsid w:val="00713D64"/>
    <w:rsid w:val="007141B4"/>
    <w:rsid w:val="00714AA2"/>
    <w:rsid w:val="00715E3F"/>
    <w:rsid w:val="00720D84"/>
    <w:rsid w:val="007225E7"/>
    <w:rsid w:val="00725D57"/>
    <w:rsid w:val="007267B8"/>
    <w:rsid w:val="007277CF"/>
    <w:rsid w:val="00727DCD"/>
    <w:rsid w:val="00730C76"/>
    <w:rsid w:val="007334C7"/>
    <w:rsid w:val="0073405C"/>
    <w:rsid w:val="0073615D"/>
    <w:rsid w:val="00736472"/>
    <w:rsid w:val="00736E36"/>
    <w:rsid w:val="00743A83"/>
    <w:rsid w:val="0074550E"/>
    <w:rsid w:val="00745F3A"/>
    <w:rsid w:val="00746F20"/>
    <w:rsid w:val="0075074D"/>
    <w:rsid w:val="00750AB2"/>
    <w:rsid w:val="0075285C"/>
    <w:rsid w:val="0075302E"/>
    <w:rsid w:val="00756100"/>
    <w:rsid w:val="00757C62"/>
    <w:rsid w:val="007614CE"/>
    <w:rsid w:val="00762B30"/>
    <w:rsid w:val="00763429"/>
    <w:rsid w:val="00763E2D"/>
    <w:rsid w:val="0076428D"/>
    <w:rsid w:val="00764EF6"/>
    <w:rsid w:val="00765EAF"/>
    <w:rsid w:val="007660D7"/>
    <w:rsid w:val="00766226"/>
    <w:rsid w:val="0077008A"/>
    <w:rsid w:val="00770DC4"/>
    <w:rsid w:val="00771D5B"/>
    <w:rsid w:val="00771E72"/>
    <w:rsid w:val="00773818"/>
    <w:rsid w:val="00774FE6"/>
    <w:rsid w:val="007816D7"/>
    <w:rsid w:val="0078394C"/>
    <w:rsid w:val="0078406C"/>
    <w:rsid w:val="00786A7E"/>
    <w:rsid w:val="00792036"/>
    <w:rsid w:val="007A026D"/>
    <w:rsid w:val="007A1BF8"/>
    <w:rsid w:val="007A203B"/>
    <w:rsid w:val="007A3703"/>
    <w:rsid w:val="007A6A2C"/>
    <w:rsid w:val="007A7B79"/>
    <w:rsid w:val="007B0C9E"/>
    <w:rsid w:val="007B441C"/>
    <w:rsid w:val="007B4586"/>
    <w:rsid w:val="007B501B"/>
    <w:rsid w:val="007B559A"/>
    <w:rsid w:val="007B58E3"/>
    <w:rsid w:val="007B688E"/>
    <w:rsid w:val="007C0255"/>
    <w:rsid w:val="007C24E2"/>
    <w:rsid w:val="007C3E8F"/>
    <w:rsid w:val="007C405E"/>
    <w:rsid w:val="007C43B8"/>
    <w:rsid w:val="007C4B7D"/>
    <w:rsid w:val="007C6B45"/>
    <w:rsid w:val="007D02B3"/>
    <w:rsid w:val="007D0C61"/>
    <w:rsid w:val="007D1188"/>
    <w:rsid w:val="007D331F"/>
    <w:rsid w:val="007D5691"/>
    <w:rsid w:val="007D7722"/>
    <w:rsid w:val="007E015B"/>
    <w:rsid w:val="007E1BC7"/>
    <w:rsid w:val="007E33D5"/>
    <w:rsid w:val="007E3435"/>
    <w:rsid w:val="007E53C0"/>
    <w:rsid w:val="007E6D76"/>
    <w:rsid w:val="007E730D"/>
    <w:rsid w:val="007E7F4E"/>
    <w:rsid w:val="007F13C1"/>
    <w:rsid w:val="007F1DD9"/>
    <w:rsid w:val="007F2157"/>
    <w:rsid w:val="007F2C81"/>
    <w:rsid w:val="007F4627"/>
    <w:rsid w:val="007F479C"/>
    <w:rsid w:val="007F5B8A"/>
    <w:rsid w:val="007F5C5C"/>
    <w:rsid w:val="007F5E48"/>
    <w:rsid w:val="00800E75"/>
    <w:rsid w:val="00801FE3"/>
    <w:rsid w:val="00802FA3"/>
    <w:rsid w:val="00805DAA"/>
    <w:rsid w:val="00806B14"/>
    <w:rsid w:val="008077B7"/>
    <w:rsid w:val="00811C9D"/>
    <w:rsid w:val="00812152"/>
    <w:rsid w:val="00812B1B"/>
    <w:rsid w:val="00812FE2"/>
    <w:rsid w:val="00814168"/>
    <w:rsid w:val="0081431F"/>
    <w:rsid w:val="00814332"/>
    <w:rsid w:val="00815E67"/>
    <w:rsid w:val="0082089A"/>
    <w:rsid w:val="00821C1A"/>
    <w:rsid w:val="008223DE"/>
    <w:rsid w:val="00822FAB"/>
    <w:rsid w:val="008244C8"/>
    <w:rsid w:val="00825824"/>
    <w:rsid w:val="00826B61"/>
    <w:rsid w:val="0082713D"/>
    <w:rsid w:val="00827DAC"/>
    <w:rsid w:val="008323D0"/>
    <w:rsid w:val="00833430"/>
    <w:rsid w:val="008376BA"/>
    <w:rsid w:val="008421A4"/>
    <w:rsid w:val="008433C1"/>
    <w:rsid w:val="0084505E"/>
    <w:rsid w:val="00845614"/>
    <w:rsid w:val="00845A43"/>
    <w:rsid w:val="00845DC4"/>
    <w:rsid w:val="008461E6"/>
    <w:rsid w:val="00846DB1"/>
    <w:rsid w:val="0084768D"/>
    <w:rsid w:val="008518BD"/>
    <w:rsid w:val="0085265C"/>
    <w:rsid w:val="0085267E"/>
    <w:rsid w:val="00853D91"/>
    <w:rsid w:val="008562D6"/>
    <w:rsid w:val="00856B7D"/>
    <w:rsid w:val="00861259"/>
    <w:rsid w:val="00861586"/>
    <w:rsid w:val="00863D94"/>
    <w:rsid w:val="00864270"/>
    <w:rsid w:val="00864596"/>
    <w:rsid w:val="008660A0"/>
    <w:rsid w:val="00866652"/>
    <w:rsid w:val="008736E0"/>
    <w:rsid w:val="00876216"/>
    <w:rsid w:val="00876B10"/>
    <w:rsid w:val="00880434"/>
    <w:rsid w:val="00880D2E"/>
    <w:rsid w:val="00881E49"/>
    <w:rsid w:val="0088326E"/>
    <w:rsid w:val="00883CAA"/>
    <w:rsid w:val="00883E79"/>
    <w:rsid w:val="00885B17"/>
    <w:rsid w:val="00886E0F"/>
    <w:rsid w:val="008875C2"/>
    <w:rsid w:val="00887669"/>
    <w:rsid w:val="0088789B"/>
    <w:rsid w:val="00895CAB"/>
    <w:rsid w:val="008A0443"/>
    <w:rsid w:val="008A09EA"/>
    <w:rsid w:val="008B0535"/>
    <w:rsid w:val="008B0C0E"/>
    <w:rsid w:val="008B1DA6"/>
    <w:rsid w:val="008B3BDE"/>
    <w:rsid w:val="008B4AAC"/>
    <w:rsid w:val="008B6563"/>
    <w:rsid w:val="008B67C2"/>
    <w:rsid w:val="008C190B"/>
    <w:rsid w:val="008C1FCC"/>
    <w:rsid w:val="008C2236"/>
    <w:rsid w:val="008C29BE"/>
    <w:rsid w:val="008C2AC4"/>
    <w:rsid w:val="008C33D4"/>
    <w:rsid w:val="008C3D48"/>
    <w:rsid w:val="008C65A1"/>
    <w:rsid w:val="008C6627"/>
    <w:rsid w:val="008C668E"/>
    <w:rsid w:val="008C708B"/>
    <w:rsid w:val="008C7D3F"/>
    <w:rsid w:val="008D1485"/>
    <w:rsid w:val="008D2849"/>
    <w:rsid w:val="008D3325"/>
    <w:rsid w:val="008D3DCF"/>
    <w:rsid w:val="008D4BB2"/>
    <w:rsid w:val="008D4D7C"/>
    <w:rsid w:val="008D6B42"/>
    <w:rsid w:val="008D7AF6"/>
    <w:rsid w:val="008E0850"/>
    <w:rsid w:val="008E0D97"/>
    <w:rsid w:val="008E1C08"/>
    <w:rsid w:val="008E2695"/>
    <w:rsid w:val="008E4087"/>
    <w:rsid w:val="008E450F"/>
    <w:rsid w:val="008E4683"/>
    <w:rsid w:val="008E4CDB"/>
    <w:rsid w:val="008E6B64"/>
    <w:rsid w:val="008E7F83"/>
    <w:rsid w:val="008F0685"/>
    <w:rsid w:val="008F0C19"/>
    <w:rsid w:val="008F35DD"/>
    <w:rsid w:val="008F3745"/>
    <w:rsid w:val="008F549C"/>
    <w:rsid w:val="008F65EB"/>
    <w:rsid w:val="008F7F30"/>
    <w:rsid w:val="009016DD"/>
    <w:rsid w:val="00901945"/>
    <w:rsid w:val="00902813"/>
    <w:rsid w:val="00902B09"/>
    <w:rsid w:val="00904627"/>
    <w:rsid w:val="00906172"/>
    <w:rsid w:val="00906D04"/>
    <w:rsid w:val="009076A0"/>
    <w:rsid w:val="00907CA1"/>
    <w:rsid w:val="009107AF"/>
    <w:rsid w:val="00914170"/>
    <w:rsid w:val="00914376"/>
    <w:rsid w:val="00914412"/>
    <w:rsid w:val="009156C0"/>
    <w:rsid w:val="0091715B"/>
    <w:rsid w:val="0092090C"/>
    <w:rsid w:val="00924868"/>
    <w:rsid w:val="009273B8"/>
    <w:rsid w:val="0093054E"/>
    <w:rsid w:val="00931091"/>
    <w:rsid w:val="00931CDE"/>
    <w:rsid w:val="009320F9"/>
    <w:rsid w:val="00937DE3"/>
    <w:rsid w:val="00942ADD"/>
    <w:rsid w:val="009447CA"/>
    <w:rsid w:val="00950EFA"/>
    <w:rsid w:val="00953B23"/>
    <w:rsid w:val="00953E85"/>
    <w:rsid w:val="0095401D"/>
    <w:rsid w:val="009543A1"/>
    <w:rsid w:val="00954688"/>
    <w:rsid w:val="00960202"/>
    <w:rsid w:val="00962919"/>
    <w:rsid w:val="009647BA"/>
    <w:rsid w:val="00971B59"/>
    <w:rsid w:val="00972BBA"/>
    <w:rsid w:val="00975DBE"/>
    <w:rsid w:val="00980D20"/>
    <w:rsid w:val="00981964"/>
    <w:rsid w:val="00983058"/>
    <w:rsid w:val="00984E73"/>
    <w:rsid w:val="00985138"/>
    <w:rsid w:val="0098605C"/>
    <w:rsid w:val="00986667"/>
    <w:rsid w:val="009905E4"/>
    <w:rsid w:val="00990C36"/>
    <w:rsid w:val="009918B8"/>
    <w:rsid w:val="00992211"/>
    <w:rsid w:val="00992D73"/>
    <w:rsid w:val="009938EE"/>
    <w:rsid w:val="0099640F"/>
    <w:rsid w:val="00997DDB"/>
    <w:rsid w:val="009A0233"/>
    <w:rsid w:val="009A052A"/>
    <w:rsid w:val="009A07EC"/>
    <w:rsid w:val="009A2BB3"/>
    <w:rsid w:val="009A3E99"/>
    <w:rsid w:val="009A469F"/>
    <w:rsid w:val="009A58F4"/>
    <w:rsid w:val="009A603D"/>
    <w:rsid w:val="009A6B38"/>
    <w:rsid w:val="009A6C41"/>
    <w:rsid w:val="009B5DA5"/>
    <w:rsid w:val="009B63DB"/>
    <w:rsid w:val="009C1D27"/>
    <w:rsid w:val="009C339A"/>
    <w:rsid w:val="009C48A9"/>
    <w:rsid w:val="009C56F6"/>
    <w:rsid w:val="009C62AC"/>
    <w:rsid w:val="009C6A74"/>
    <w:rsid w:val="009D2919"/>
    <w:rsid w:val="009D291A"/>
    <w:rsid w:val="009D34E1"/>
    <w:rsid w:val="009D3717"/>
    <w:rsid w:val="009D6D00"/>
    <w:rsid w:val="009D7C97"/>
    <w:rsid w:val="009E18B2"/>
    <w:rsid w:val="009E30D8"/>
    <w:rsid w:val="009E623F"/>
    <w:rsid w:val="009E6413"/>
    <w:rsid w:val="009E6B61"/>
    <w:rsid w:val="009E7A3A"/>
    <w:rsid w:val="009F06F6"/>
    <w:rsid w:val="009F21A4"/>
    <w:rsid w:val="00A02232"/>
    <w:rsid w:val="00A02EAA"/>
    <w:rsid w:val="00A04D07"/>
    <w:rsid w:val="00A0544E"/>
    <w:rsid w:val="00A10C2C"/>
    <w:rsid w:val="00A112CA"/>
    <w:rsid w:val="00A11E1D"/>
    <w:rsid w:val="00A1553D"/>
    <w:rsid w:val="00A167C7"/>
    <w:rsid w:val="00A176FE"/>
    <w:rsid w:val="00A17D63"/>
    <w:rsid w:val="00A22186"/>
    <w:rsid w:val="00A22811"/>
    <w:rsid w:val="00A24679"/>
    <w:rsid w:val="00A248D2"/>
    <w:rsid w:val="00A24CB6"/>
    <w:rsid w:val="00A24D41"/>
    <w:rsid w:val="00A256C4"/>
    <w:rsid w:val="00A26394"/>
    <w:rsid w:val="00A27444"/>
    <w:rsid w:val="00A27885"/>
    <w:rsid w:val="00A30C84"/>
    <w:rsid w:val="00A350C1"/>
    <w:rsid w:val="00A35DA0"/>
    <w:rsid w:val="00A40909"/>
    <w:rsid w:val="00A41088"/>
    <w:rsid w:val="00A4307F"/>
    <w:rsid w:val="00A45408"/>
    <w:rsid w:val="00A45DAA"/>
    <w:rsid w:val="00A51FE1"/>
    <w:rsid w:val="00A524BB"/>
    <w:rsid w:val="00A54625"/>
    <w:rsid w:val="00A574BF"/>
    <w:rsid w:val="00A60368"/>
    <w:rsid w:val="00A60F3E"/>
    <w:rsid w:val="00A62AC4"/>
    <w:rsid w:val="00A66980"/>
    <w:rsid w:val="00A676EF"/>
    <w:rsid w:val="00A7021A"/>
    <w:rsid w:val="00A70412"/>
    <w:rsid w:val="00A71CA8"/>
    <w:rsid w:val="00A726C5"/>
    <w:rsid w:val="00A77072"/>
    <w:rsid w:val="00A77A33"/>
    <w:rsid w:val="00A77D2A"/>
    <w:rsid w:val="00A814C9"/>
    <w:rsid w:val="00A82DBA"/>
    <w:rsid w:val="00A84C81"/>
    <w:rsid w:val="00A8651D"/>
    <w:rsid w:val="00A90BF9"/>
    <w:rsid w:val="00A9240D"/>
    <w:rsid w:val="00A92578"/>
    <w:rsid w:val="00A9444B"/>
    <w:rsid w:val="00A94E4B"/>
    <w:rsid w:val="00A952F7"/>
    <w:rsid w:val="00A9594C"/>
    <w:rsid w:val="00A96889"/>
    <w:rsid w:val="00AA13F1"/>
    <w:rsid w:val="00AA3A69"/>
    <w:rsid w:val="00AA6155"/>
    <w:rsid w:val="00AB12C3"/>
    <w:rsid w:val="00AB34AB"/>
    <w:rsid w:val="00AB43CC"/>
    <w:rsid w:val="00AB74A4"/>
    <w:rsid w:val="00AC17DC"/>
    <w:rsid w:val="00AC2B40"/>
    <w:rsid w:val="00AC473C"/>
    <w:rsid w:val="00AC491B"/>
    <w:rsid w:val="00AC70A5"/>
    <w:rsid w:val="00AC72FE"/>
    <w:rsid w:val="00AC7A9F"/>
    <w:rsid w:val="00AD1462"/>
    <w:rsid w:val="00AD294E"/>
    <w:rsid w:val="00AD4661"/>
    <w:rsid w:val="00AD469C"/>
    <w:rsid w:val="00AD6505"/>
    <w:rsid w:val="00AD6DAC"/>
    <w:rsid w:val="00AD75ED"/>
    <w:rsid w:val="00AE17AA"/>
    <w:rsid w:val="00AE2248"/>
    <w:rsid w:val="00AE393D"/>
    <w:rsid w:val="00AF041A"/>
    <w:rsid w:val="00AF0951"/>
    <w:rsid w:val="00AF1134"/>
    <w:rsid w:val="00AF2A2A"/>
    <w:rsid w:val="00AF3A6C"/>
    <w:rsid w:val="00AF51AD"/>
    <w:rsid w:val="00AF533E"/>
    <w:rsid w:val="00AF6591"/>
    <w:rsid w:val="00AF6A19"/>
    <w:rsid w:val="00B020D6"/>
    <w:rsid w:val="00B030CB"/>
    <w:rsid w:val="00B03880"/>
    <w:rsid w:val="00B048DC"/>
    <w:rsid w:val="00B0738A"/>
    <w:rsid w:val="00B116FA"/>
    <w:rsid w:val="00B11E2C"/>
    <w:rsid w:val="00B14AE1"/>
    <w:rsid w:val="00B15465"/>
    <w:rsid w:val="00B20055"/>
    <w:rsid w:val="00B2040A"/>
    <w:rsid w:val="00B20DBF"/>
    <w:rsid w:val="00B20F33"/>
    <w:rsid w:val="00B22337"/>
    <w:rsid w:val="00B22B33"/>
    <w:rsid w:val="00B23C49"/>
    <w:rsid w:val="00B23D48"/>
    <w:rsid w:val="00B25248"/>
    <w:rsid w:val="00B25D5E"/>
    <w:rsid w:val="00B2602A"/>
    <w:rsid w:val="00B32654"/>
    <w:rsid w:val="00B339E3"/>
    <w:rsid w:val="00B36088"/>
    <w:rsid w:val="00B3719F"/>
    <w:rsid w:val="00B37D05"/>
    <w:rsid w:val="00B44EC3"/>
    <w:rsid w:val="00B451DC"/>
    <w:rsid w:val="00B45692"/>
    <w:rsid w:val="00B4682E"/>
    <w:rsid w:val="00B5553F"/>
    <w:rsid w:val="00B5584D"/>
    <w:rsid w:val="00B57FDB"/>
    <w:rsid w:val="00B6108A"/>
    <w:rsid w:val="00B61FE3"/>
    <w:rsid w:val="00B647E6"/>
    <w:rsid w:val="00B660A8"/>
    <w:rsid w:val="00B66617"/>
    <w:rsid w:val="00B70872"/>
    <w:rsid w:val="00B70C8F"/>
    <w:rsid w:val="00B72211"/>
    <w:rsid w:val="00B72AC1"/>
    <w:rsid w:val="00B72C19"/>
    <w:rsid w:val="00B752AF"/>
    <w:rsid w:val="00B759E4"/>
    <w:rsid w:val="00B75E23"/>
    <w:rsid w:val="00B7619C"/>
    <w:rsid w:val="00B774D4"/>
    <w:rsid w:val="00B80EB4"/>
    <w:rsid w:val="00B8281B"/>
    <w:rsid w:val="00B84752"/>
    <w:rsid w:val="00B87DA1"/>
    <w:rsid w:val="00B92A29"/>
    <w:rsid w:val="00B92C10"/>
    <w:rsid w:val="00B9387D"/>
    <w:rsid w:val="00B939F3"/>
    <w:rsid w:val="00B942E9"/>
    <w:rsid w:val="00B9616E"/>
    <w:rsid w:val="00B97ADF"/>
    <w:rsid w:val="00BA0A15"/>
    <w:rsid w:val="00BA1009"/>
    <w:rsid w:val="00BA427B"/>
    <w:rsid w:val="00BA4DA6"/>
    <w:rsid w:val="00BB1463"/>
    <w:rsid w:val="00BB1FE1"/>
    <w:rsid w:val="00BB26C2"/>
    <w:rsid w:val="00BB2DC6"/>
    <w:rsid w:val="00BB40B0"/>
    <w:rsid w:val="00BB495F"/>
    <w:rsid w:val="00BB4BEB"/>
    <w:rsid w:val="00BB56BE"/>
    <w:rsid w:val="00BC134E"/>
    <w:rsid w:val="00BC1A6B"/>
    <w:rsid w:val="00BC2529"/>
    <w:rsid w:val="00BC4FFF"/>
    <w:rsid w:val="00BC6286"/>
    <w:rsid w:val="00BD0740"/>
    <w:rsid w:val="00BD76A6"/>
    <w:rsid w:val="00BE05A3"/>
    <w:rsid w:val="00BE0DEA"/>
    <w:rsid w:val="00BE2671"/>
    <w:rsid w:val="00BE4677"/>
    <w:rsid w:val="00BE5C59"/>
    <w:rsid w:val="00BE6B54"/>
    <w:rsid w:val="00BE6CA1"/>
    <w:rsid w:val="00BE7282"/>
    <w:rsid w:val="00BF249B"/>
    <w:rsid w:val="00BF3135"/>
    <w:rsid w:val="00BF4D6C"/>
    <w:rsid w:val="00BF516B"/>
    <w:rsid w:val="00BF6579"/>
    <w:rsid w:val="00C00649"/>
    <w:rsid w:val="00C0448F"/>
    <w:rsid w:val="00C04542"/>
    <w:rsid w:val="00C046BF"/>
    <w:rsid w:val="00C053BB"/>
    <w:rsid w:val="00C104A6"/>
    <w:rsid w:val="00C10CB3"/>
    <w:rsid w:val="00C10F2B"/>
    <w:rsid w:val="00C11839"/>
    <w:rsid w:val="00C13098"/>
    <w:rsid w:val="00C13375"/>
    <w:rsid w:val="00C13615"/>
    <w:rsid w:val="00C13BA1"/>
    <w:rsid w:val="00C14C73"/>
    <w:rsid w:val="00C168D8"/>
    <w:rsid w:val="00C17DFE"/>
    <w:rsid w:val="00C21467"/>
    <w:rsid w:val="00C22D1D"/>
    <w:rsid w:val="00C23852"/>
    <w:rsid w:val="00C2532C"/>
    <w:rsid w:val="00C25E7C"/>
    <w:rsid w:val="00C25F81"/>
    <w:rsid w:val="00C262BB"/>
    <w:rsid w:val="00C27596"/>
    <w:rsid w:val="00C30B19"/>
    <w:rsid w:val="00C31D76"/>
    <w:rsid w:val="00C339F9"/>
    <w:rsid w:val="00C34036"/>
    <w:rsid w:val="00C35FED"/>
    <w:rsid w:val="00C41051"/>
    <w:rsid w:val="00C42868"/>
    <w:rsid w:val="00C42D69"/>
    <w:rsid w:val="00C42E63"/>
    <w:rsid w:val="00C44DF1"/>
    <w:rsid w:val="00C466FE"/>
    <w:rsid w:val="00C46A11"/>
    <w:rsid w:val="00C473FC"/>
    <w:rsid w:val="00C47DF8"/>
    <w:rsid w:val="00C549CD"/>
    <w:rsid w:val="00C54A8F"/>
    <w:rsid w:val="00C5747F"/>
    <w:rsid w:val="00C634B6"/>
    <w:rsid w:val="00C63F0C"/>
    <w:rsid w:val="00C643BA"/>
    <w:rsid w:val="00C676CA"/>
    <w:rsid w:val="00C6778F"/>
    <w:rsid w:val="00C704CB"/>
    <w:rsid w:val="00C716FE"/>
    <w:rsid w:val="00C7187F"/>
    <w:rsid w:val="00C71E1A"/>
    <w:rsid w:val="00C7241E"/>
    <w:rsid w:val="00C72B93"/>
    <w:rsid w:val="00C72F59"/>
    <w:rsid w:val="00C7655A"/>
    <w:rsid w:val="00C7697F"/>
    <w:rsid w:val="00C77239"/>
    <w:rsid w:val="00C87462"/>
    <w:rsid w:val="00C87986"/>
    <w:rsid w:val="00C920DA"/>
    <w:rsid w:val="00C92E62"/>
    <w:rsid w:val="00C9533B"/>
    <w:rsid w:val="00CA1521"/>
    <w:rsid w:val="00CA2634"/>
    <w:rsid w:val="00CA6225"/>
    <w:rsid w:val="00CA681F"/>
    <w:rsid w:val="00CA6A09"/>
    <w:rsid w:val="00CB362D"/>
    <w:rsid w:val="00CB363A"/>
    <w:rsid w:val="00CB41EF"/>
    <w:rsid w:val="00CB4AF4"/>
    <w:rsid w:val="00CB526D"/>
    <w:rsid w:val="00CB59A5"/>
    <w:rsid w:val="00CB6001"/>
    <w:rsid w:val="00CB7474"/>
    <w:rsid w:val="00CC0BFB"/>
    <w:rsid w:val="00CD00C9"/>
    <w:rsid w:val="00CD03AD"/>
    <w:rsid w:val="00CD0707"/>
    <w:rsid w:val="00CD4D53"/>
    <w:rsid w:val="00CD61E9"/>
    <w:rsid w:val="00CE1ED8"/>
    <w:rsid w:val="00CE46AB"/>
    <w:rsid w:val="00CE4D50"/>
    <w:rsid w:val="00CE5730"/>
    <w:rsid w:val="00CE70A1"/>
    <w:rsid w:val="00CF001C"/>
    <w:rsid w:val="00CF091F"/>
    <w:rsid w:val="00CF0973"/>
    <w:rsid w:val="00CF1252"/>
    <w:rsid w:val="00CF155B"/>
    <w:rsid w:val="00CF79C0"/>
    <w:rsid w:val="00D01F52"/>
    <w:rsid w:val="00D057F1"/>
    <w:rsid w:val="00D05DD9"/>
    <w:rsid w:val="00D0622E"/>
    <w:rsid w:val="00D16F17"/>
    <w:rsid w:val="00D2111E"/>
    <w:rsid w:val="00D21750"/>
    <w:rsid w:val="00D21FBF"/>
    <w:rsid w:val="00D22C85"/>
    <w:rsid w:val="00D24248"/>
    <w:rsid w:val="00D24535"/>
    <w:rsid w:val="00D24944"/>
    <w:rsid w:val="00D24A68"/>
    <w:rsid w:val="00D27745"/>
    <w:rsid w:val="00D321B7"/>
    <w:rsid w:val="00D34A77"/>
    <w:rsid w:val="00D36A34"/>
    <w:rsid w:val="00D36B61"/>
    <w:rsid w:val="00D4031A"/>
    <w:rsid w:val="00D407C6"/>
    <w:rsid w:val="00D45A17"/>
    <w:rsid w:val="00D46B84"/>
    <w:rsid w:val="00D50A0C"/>
    <w:rsid w:val="00D50CD3"/>
    <w:rsid w:val="00D50DD4"/>
    <w:rsid w:val="00D519B6"/>
    <w:rsid w:val="00D51F6F"/>
    <w:rsid w:val="00D520E3"/>
    <w:rsid w:val="00D54125"/>
    <w:rsid w:val="00D55CD9"/>
    <w:rsid w:val="00D565D3"/>
    <w:rsid w:val="00D56FF9"/>
    <w:rsid w:val="00D60D5C"/>
    <w:rsid w:val="00D61F27"/>
    <w:rsid w:val="00D6377E"/>
    <w:rsid w:val="00D6581D"/>
    <w:rsid w:val="00D66E80"/>
    <w:rsid w:val="00D7174C"/>
    <w:rsid w:val="00D72406"/>
    <w:rsid w:val="00D72BD1"/>
    <w:rsid w:val="00D73BC0"/>
    <w:rsid w:val="00D75299"/>
    <w:rsid w:val="00D76829"/>
    <w:rsid w:val="00D80759"/>
    <w:rsid w:val="00D80956"/>
    <w:rsid w:val="00D80AEF"/>
    <w:rsid w:val="00D81A09"/>
    <w:rsid w:val="00D82470"/>
    <w:rsid w:val="00D85764"/>
    <w:rsid w:val="00D864E1"/>
    <w:rsid w:val="00D90074"/>
    <w:rsid w:val="00D902EA"/>
    <w:rsid w:val="00D90F83"/>
    <w:rsid w:val="00D9229D"/>
    <w:rsid w:val="00D92F0D"/>
    <w:rsid w:val="00D9454E"/>
    <w:rsid w:val="00D95480"/>
    <w:rsid w:val="00D95D92"/>
    <w:rsid w:val="00D964C1"/>
    <w:rsid w:val="00DA0BB6"/>
    <w:rsid w:val="00DA211F"/>
    <w:rsid w:val="00DA255A"/>
    <w:rsid w:val="00DA2DD5"/>
    <w:rsid w:val="00DA4BA1"/>
    <w:rsid w:val="00DA4EA0"/>
    <w:rsid w:val="00DA5B48"/>
    <w:rsid w:val="00DA7775"/>
    <w:rsid w:val="00DA7ACF"/>
    <w:rsid w:val="00DB0648"/>
    <w:rsid w:val="00DB213C"/>
    <w:rsid w:val="00DB3FAC"/>
    <w:rsid w:val="00DB4D76"/>
    <w:rsid w:val="00DB4ED4"/>
    <w:rsid w:val="00DB63C1"/>
    <w:rsid w:val="00DC09D2"/>
    <w:rsid w:val="00DC1269"/>
    <w:rsid w:val="00DC2350"/>
    <w:rsid w:val="00DC2C43"/>
    <w:rsid w:val="00DC2DF2"/>
    <w:rsid w:val="00DC7211"/>
    <w:rsid w:val="00DC7636"/>
    <w:rsid w:val="00DC7DD0"/>
    <w:rsid w:val="00DD143C"/>
    <w:rsid w:val="00DD3757"/>
    <w:rsid w:val="00DD61ED"/>
    <w:rsid w:val="00DD682F"/>
    <w:rsid w:val="00DE1E87"/>
    <w:rsid w:val="00DE3991"/>
    <w:rsid w:val="00DE3EBE"/>
    <w:rsid w:val="00DE59D5"/>
    <w:rsid w:val="00DE6D7B"/>
    <w:rsid w:val="00DE725F"/>
    <w:rsid w:val="00DE79E0"/>
    <w:rsid w:val="00DF0C5C"/>
    <w:rsid w:val="00DF27F1"/>
    <w:rsid w:val="00DF30A7"/>
    <w:rsid w:val="00DF6F0C"/>
    <w:rsid w:val="00DF7191"/>
    <w:rsid w:val="00DF736E"/>
    <w:rsid w:val="00E0177C"/>
    <w:rsid w:val="00E018A4"/>
    <w:rsid w:val="00E019D1"/>
    <w:rsid w:val="00E0391D"/>
    <w:rsid w:val="00E04850"/>
    <w:rsid w:val="00E04C55"/>
    <w:rsid w:val="00E062D8"/>
    <w:rsid w:val="00E074A0"/>
    <w:rsid w:val="00E07EA4"/>
    <w:rsid w:val="00E109BA"/>
    <w:rsid w:val="00E1126F"/>
    <w:rsid w:val="00E139F0"/>
    <w:rsid w:val="00E1676D"/>
    <w:rsid w:val="00E2178C"/>
    <w:rsid w:val="00E2611F"/>
    <w:rsid w:val="00E264AA"/>
    <w:rsid w:val="00E27EC0"/>
    <w:rsid w:val="00E30445"/>
    <w:rsid w:val="00E3162D"/>
    <w:rsid w:val="00E34C27"/>
    <w:rsid w:val="00E3513A"/>
    <w:rsid w:val="00E40925"/>
    <w:rsid w:val="00E41697"/>
    <w:rsid w:val="00E44480"/>
    <w:rsid w:val="00E450F3"/>
    <w:rsid w:val="00E45B81"/>
    <w:rsid w:val="00E50967"/>
    <w:rsid w:val="00E51781"/>
    <w:rsid w:val="00E51B67"/>
    <w:rsid w:val="00E51EF9"/>
    <w:rsid w:val="00E55241"/>
    <w:rsid w:val="00E56008"/>
    <w:rsid w:val="00E56B8F"/>
    <w:rsid w:val="00E573F3"/>
    <w:rsid w:val="00E576A7"/>
    <w:rsid w:val="00E61F35"/>
    <w:rsid w:val="00E63FA9"/>
    <w:rsid w:val="00E666D7"/>
    <w:rsid w:val="00E72D33"/>
    <w:rsid w:val="00E73148"/>
    <w:rsid w:val="00E76912"/>
    <w:rsid w:val="00E76AAA"/>
    <w:rsid w:val="00E825BA"/>
    <w:rsid w:val="00E84000"/>
    <w:rsid w:val="00E8474F"/>
    <w:rsid w:val="00E85424"/>
    <w:rsid w:val="00E86257"/>
    <w:rsid w:val="00E8632F"/>
    <w:rsid w:val="00E86D47"/>
    <w:rsid w:val="00E90D94"/>
    <w:rsid w:val="00E91814"/>
    <w:rsid w:val="00E9537C"/>
    <w:rsid w:val="00E9639B"/>
    <w:rsid w:val="00E963BA"/>
    <w:rsid w:val="00E96B4F"/>
    <w:rsid w:val="00EA117D"/>
    <w:rsid w:val="00EA14BB"/>
    <w:rsid w:val="00EA1997"/>
    <w:rsid w:val="00EA1C5C"/>
    <w:rsid w:val="00EA22A1"/>
    <w:rsid w:val="00EA2688"/>
    <w:rsid w:val="00EA26D3"/>
    <w:rsid w:val="00EA42C9"/>
    <w:rsid w:val="00EA78AB"/>
    <w:rsid w:val="00EB592D"/>
    <w:rsid w:val="00EB6A88"/>
    <w:rsid w:val="00EC03D8"/>
    <w:rsid w:val="00EC0870"/>
    <w:rsid w:val="00EC2C4A"/>
    <w:rsid w:val="00EC59A7"/>
    <w:rsid w:val="00ED04CD"/>
    <w:rsid w:val="00ED12A6"/>
    <w:rsid w:val="00ED232C"/>
    <w:rsid w:val="00ED42DF"/>
    <w:rsid w:val="00ED5395"/>
    <w:rsid w:val="00ED56F2"/>
    <w:rsid w:val="00ED61E4"/>
    <w:rsid w:val="00ED6BCE"/>
    <w:rsid w:val="00EE00A9"/>
    <w:rsid w:val="00EE05A0"/>
    <w:rsid w:val="00EE1375"/>
    <w:rsid w:val="00EE25B7"/>
    <w:rsid w:val="00EE26D9"/>
    <w:rsid w:val="00EE3453"/>
    <w:rsid w:val="00EE3DB9"/>
    <w:rsid w:val="00EE4100"/>
    <w:rsid w:val="00EE6755"/>
    <w:rsid w:val="00EE7DDA"/>
    <w:rsid w:val="00EF15D8"/>
    <w:rsid w:val="00EF247D"/>
    <w:rsid w:val="00EF2EDC"/>
    <w:rsid w:val="00EF47EF"/>
    <w:rsid w:val="00EF6A46"/>
    <w:rsid w:val="00EF7360"/>
    <w:rsid w:val="00EF7747"/>
    <w:rsid w:val="00F008B5"/>
    <w:rsid w:val="00F00A9D"/>
    <w:rsid w:val="00F0117A"/>
    <w:rsid w:val="00F01AF6"/>
    <w:rsid w:val="00F02E30"/>
    <w:rsid w:val="00F04499"/>
    <w:rsid w:val="00F056CB"/>
    <w:rsid w:val="00F078ED"/>
    <w:rsid w:val="00F11660"/>
    <w:rsid w:val="00F12669"/>
    <w:rsid w:val="00F13B1B"/>
    <w:rsid w:val="00F13D14"/>
    <w:rsid w:val="00F13FDF"/>
    <w:rsid w:val="00F1648B"/>
    <w:rsid w:val="00F176E3"/>
    <w:rsid w:val="00F2224B"/>
    <w:rsid w:val="00F2392F"/>
    <w:rsid w:val="00F249B5"/>
    <w:rsid w:val="00F2714B"/>
    <w:rsid w:val="00F30648"/>
    <w:rsid w:val="00F30C88"/>
    <w:rsid w:val="00F35430"/>
    <w:rsid w:val="00F36A65"/>
    <w:rsid w:val="00F375D1"/>
    <w:rsid w:val="00F410E1"/>
    <w:rsid w:val="00F41C3D"/>
    <w:rsid w:val="00F43447"/>
    <w:rsid w:val="00F43928"/>
    <w:rsid w:val="00F45709"/>
    <w:rsid w:val="00F47575"/>
    <w:rsid w:val="00F5104E"/>
    <w:rsid w:val="00F514E4"/>
    <w:rsid w:val="00F52AE9"/>
    <w:rsid w:val="00F5304C"/>
    <w:rsid w:val="00F53784"/>
    <w:rsid w:val="00F543D1"/>
    <w:rsid w:val="00F5729F"/>
    <w:rsid w:val="00F61F2A"/>
    <w:rsid w:val="00F62C40"/>
    <w:rsid w:val="00F64FB9"/>
    <w:rsid w:val="00F678B2"/>
    <w:rsid w:val="00F71304"/>
    <w:rsid w:val="00F71735"/>
    <w:rsid w:val="00F73D7D"/>
    <w:rsid w:val="00F75F36"/>
    <w:rsid w:val="00F77A7B"/>
    <w:rsid w:val="00F81F9D"/>
    <w:rsid w:val="00F822DA"/>
    <w:rsid w:val="00F83070"/>
    <w:rsid w:val="00F8355F"/>
    <w:rsid w:val="00F836B2"/>
    <w:rsid w:val="00F841DE"/>
    <w:rsid w:val="00F87530"/>
    <w:rsid w:val="00F87605"/>
    <w:rsid w:val="00F876B1"/>
    <w:rsid w:val="00F917CD"/>
    <w:rsid w:val="00F95380"/>
    <w:rsid w:val="00F955C8"/>
    <w:rsid w:val="00F9624E"/>
    <w:rsid w:val="00F97767"/>
    <w:rsid w:val="00FA13FD"/>
    <w:rsid w:val="00FA15DF"/>
    <w:rsid w:val="00FA2018"/>
    <w:rsid w:val="00FA2346"/>
    <w:rsid w:val="00FA34C7"/>
    <w:rsid w:val="00FA4CE3"/>
    <w:rsid w:val="00FA4CED"/>
    <w:rsid w:val="00FA74F7"/>
    <w:rsid w:val="00FA7E38"/>
    <w:rsid w:val="00FB0793"/>
    <w:rsid w:val="00FB7089"/>
    <w:rsid w:val="00FC165F"/>
    <w:rsid w:val="00FC4F5C"/>
    <w:rsid w:val="00FC642F"/>
    <w:rsid w:val="00FC6D82"/>
    <w:rsid w:val="00FC6EE7"/>
    <w:rsid w:val="00FD2747"/>
    <w:rsid w:val="00FD30F9"/>
    <w:rsid w:val="00FD3D78"/>
    <w:rsid w:val="00FD4655"/>
    <w:rsid w:val="00FE4500"/>
    <w:rsid w:val="00FE50BD"/>
    <w:rsid w:val="00FE7462"/>
    <w:rsid w:val="00FE77A4"/>
    <w:rsid w:val="00FF0AAC"/>
    <w:rsid w:val="00FF2326"/>
    <w:rsid w:val="00FF2956"/>
    <w:rsid w:val="00FF3BAE"/>
    <w:rsid w:val="00FF3E30"/>
    <w:rsid w:val="00FF40F9"/>
    <w:rsid w:val="00FF4299"/>
    <w:rsid w:val="00FF4BA6"/>
    <w:rsid w:val="00FF4F1B"/>
    <w:rsid w:val="00FF5BD5"/>
    <w:rsid w:val="00FF5D5A"/>
    <w:rsid w:val="00FF6394"/>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C341A"/>
  <w15:chartTrackingRefBased/>
  <w15:docId w15:val="{ADA38130-325C-4C5A-8A87-12697E015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Typewriter" w:semiHidden="1" w:unhideWhenUsed="1"/>
    <w:lsdException w:name="HTML Variable"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640F"/>
    <w:rPr>
      <w:rFonts w:ascii="Arial" w:hAnsi="Arial"/>
      <w:sz w:val="24"/>
      <w:szCs w:val="24"/>
      <w:lang w:eastAsia="en-US"/>
    </w:rPr>
  </w:style>
  <w:style w:type="paragraph" w:styleId="Heading1">
    <w:name w:val="heading 1"/>
    <w:aliases w:val="Titol 1,Outline1"/>
    <w:basedOn w:val="Normal"/>
    <w:next w:val="Normal"/>
    <w:link w:val="Heading1Char"/>
    <w:qFormat/>
    <w:rsid w:val="00B36088"/>
    <w:pPr>
      <w:keepNext/>
      <w:numPr>
        <w:numId w:val="2"/>
      </w:numPr>
      <w:ind w:left="360"/>
      <w:jc w:val="both"/>
      <w:outlineLvl w:val="0"/>
    </w:pPr>
    <w:rPr>
      <w:rFonts w:cs="Arial"/>
      <w:b/>
      <w:bCs/>
      <w:caps/>
      <w:sz w:val="28"/>
      <w:lang w:eastAsia="en-GB"/>
    </w:rPr>
  </w:style>
  <w:style w:type="paragraph" w:styleId="Heading2">
    <w:name w:val="heading 2"/>
    <w:basedOn w:val="Normal"/>
    <w:next w:val="Normal"/>
    <w:link w:val="Heading2Char"/>
    <w:autoRedefine/>
    <w:qFormat/>
    <w:rsid w:val="00663512"/>
    <w:pPr>
      <w:keepNext/>
      <w:widowControl w:val="0"/>
      <w:outlineLvl w:val="1"/>
    </w:pPr>
    <w:rPr>
      <w:rFonts w:ascii="Arial Bold" w:hAnsi="Arial Bold" w:cs="Arial"/>
      <w:b/>
      <w:bCs/>
      <w:smallCaps/>
      <w:sz w:val="22"/>
      <w:szCs w:val="22"/>
    </w:rPr>
  </w:style>
  <w:style w:type="paragraph" w:styleId="Heading3">
    <w:name w:val="heading 3"/>
    <w:basedOn w:val="Normal"/>
    <w:next w:val="Normal"/>
    <w:qFormat/>
    <w:rsid w:val="005E2E8F"/>
    <w:pPr>
      <w:keepNext/>
      <w:spacing w:before="240" w:after="60"/>
      <w:outlineLvl w:val="2"/>
    </w:pPr>
    <w:rPr>
      <w:rFonts w:cs="Arial"/>
      <w:b/>
      <w:bCs/>
      <w:sz w:val="26"/>
      <w:szCs w:val="26"/>
      <w:lang w:eastAsia="en-GB"/>
    </w:rPr>
  </w:style>
  <w:style w:type="paragraph" w:styleId="Heading5">
    <w:name w:val="heading 5"/>
    <w:basedOn w:val="Normal"/>
    <w:next w:val="Normal"/>
    <w:link w:val="Heading5Char"/>
    <w:qFormat/>
    <w:rsid w:val="00663512"/>
    <w:pPr>
      <w:spacing w:before="240" w:after="60"/>
      <w:outlineLvl w:val="4"/>
    </w:pPr>
    <w:rPr>
      <w:rFonts w:cs="Arial"/>
      <w:b/>
      <w:bCs/>
      <w:i/>
      <w:iCs/>
      <w:sz w:val="26"/>
      <w:szCs w:val="26"/>
      <w:lang w:eastAsia="en-GB"/>
    </w:rPr>
  </w:style>
  <w:style w:type="paragraph" w:styleId="Heading6">
    <w:name w:val="heading 6"/>
    <w:basedOn w:val="Normal"/>
    <w:next w:val="Normal"/>
    <w:qFormat/>
    <w:rsid w:val="00960202"/>
    <w:pPr>
      <w:spacing w:before="240" w:after="60"/>
      <w:outlineLvl w:val="5"/>
    </w:pPr>
    <w:rPr>
      <w:b/>
      <w:bCs/>
      <w:sz w:val="22"/>
      <w:szCs w:val="22"/>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alutation">
    <w:name w:val="Salutation"/>
    <w:basedOn w:val="Normal"/>
    <w:next w:val="Normal"/>
    <w:pPr>
      <w:spacing w:before="240" w:after="240" w:line="240" w:lineRule="atLeast"/>
    </w:pPr>
    <w:rPr>
      <w:rFonts w:eastAsia="MS Mincho"/>
      <w:kern w:val="18"/>
      <w:sz w:val="22"/>
      <w:szCs w:val="20"/>
    </w:rPr>
  </w:style>
  <w:style w:type="paragraph" w:styleId="Signature">
    <w:name w:val="Signature"/>
    <w:basedOn w:val="Normal"/>
    <w:next w:val="Normal"/>
    <w:pPr>
      <w:keepNext/>
      <w:spacing w:before="880" w:line="240" w:lineRule="atLeast"/>
    </w:pPr>
    <w:rPr>
      <w:rFonts w:eastAsia="MS Mincho"/>
      <w:kern w:val="18"/>
      <w:sz w:val="22"/>
      <w:szCs w:val="20"/>
    </w:rPr>
  </w:style>
  <w:style w:type="paragraph" w:styleId="Date">
    <w:name w:val="Date"/>
    <w:basedOn w:val="Normal"/>
    <w:next w:val="Normal"/>
    <w:pPr>
      <w:spacing w:after="220"/>
      <w:jc w:val="both"/>
    </w:pPr>
    <w:rPr>
      <w:rFonts w:eastAsia="MS Mincho"/>
      <w:kern w:val="18"/>
      <w:sz w:val="22"/>
      <w:szCs w:val="20"/>
    </w:rPr>
  </w:style>
  <w:style w:type="paragraph" w:styleId="Header">
    <w:name w:val="header"/>
    <w:basedOn w:val="Normal"/>
    <w:pPr>
      <w:tabs>
        <w:tab w:val="center" w:pos="4320"/>
        <w:tab w:val="right" w:pos="8640"/>
      </w:tabs>
      <w:jc w:val="both"/>
    </w:pPr>
    <w:rPr>
      <w:rFonts w:eastAsia="MS Mincho"/>
      <w:kern w:val="18"/>
      <w:sz w:val="16"/>
      <w:szCs w:val="20"/>
    </w:rPr>
  </w:style>
  <w:style w:type="character" w:styleId="Hyperlink">
    <w:name w:val="Hyperlink"/>
    <w:uiPriority w:val="99"/>
    <w:rPr>
      <w:color w:val="0000FF"/>
      <w:u w:val="single"/>
    </w:rPr>
  </w:style>
  <w:style w:type="paragraph" w:styleId="Footer">
    <w:name w:val="footer"/>
    <w:basedOn w:val="Normal"/>
    <w:pPr>
      <w:tabs>
        <w:tab w:val="center" w:pos="4153"/>
        <w:tab w:val="right" w:pos="8306"/>
      </w:tabs>
      <w:jc w:val="both"/>
    </w:pPr>
    <w:rPr>
      <w:rFonts w:eastAsia="MS Mincho"/>
      <w:kern w:val="18"/>
      <w:sz w:val="16"/>
      <w:szCs w:val="20"/>
    </w:rPr>
  </w:style>
  <w:style w:type="character" w:customStyle="1" w:styleId="HeaderChar">
    <w:name w:val="Header Char"/>
    <w:rPr>
      <w:rFonts w:ascii="Arial" w:eastAsia="MS Mincho" w:hAnsi="Arial"/>
      <w:kern w:val="18"/>
      <w:sz w:val="16"/>
      <w:lang w:val="en-GB" w:eastAsia="en-US" w:bidi="ar-SA"/>
    </w:rPr>
  </w:style>
  <w:style w:type="character" w:styleId="FollowedHyperlink">
    <w:name w:val="FollowedHyperlink"/>
    <w:rPr>
      <w:color w:val="800080"/>
      <w:u w:val="single"/>
    </w:rPr>
  </w:style>
  <w:style w:type="paragraph" w:styleId="BodyText">
    <w:name w:val="Body Text"/>
    <w:basedOn w:val="Normal"/>
    <w:rPr>
      <w:rFonts w:cs="Arial"/>
      <w:sz w:val="22"/>
      <w:lang w:val="en-US"/>
    </w:rPr>
  </w:style>
  <w:style w:type="paragraph" w:styleId="NormalWeb">
    <w:name w:val="Normal (Web)"/>
    <w:basedOn w:val="Normal"/>
    <w:pPr>
      <w:spacing w:before="100" w:beforeAutospacing="1" w:after="100" w:afterAutospacing="1"/>
    </w:pPr>
  </w:style>
  <w:style w:type="paragraph" w:customStyle="1" w:styleId="Name">
    <w:name w:val="Name"/>
    <w:basedOn w:val="Normal"/>
    <w:next w:val="Normal"/>
    <w:pPr>
      <w:pBdr>
        <w:bottom w:val="single" w:sz="6" w:space="4" w:color="auto"/>
      </w:pBdr>
      <w:spacing w:after="440" w:line="240" w:lineRule="atLeast"/>
    </w:pPr>
    <w:rPr>
      <w:rFonts w:ascii="Arial Black" w:hAnsi="Arial Black"/>
      <w:spacing w:val="-35"/>
      <w:sz w:val="54"/>
      <w:szCs w:val="20"/>
    </w:rPr>
  </w:style>
  <w:style w:type="paragraph" w:customStyle="1" w:styleId="Address2">
    <w:name w:val="Address 2"/>
    <w:basedOn w:val="Normal"/>
    <w:pPr>
      <w:spacing w:line="160" w:lineRule="atLeast"/>
      <w:jc w:val="both"/>
    </w:pPr>
    <w:rPr>
      <w:sz w:val="14"/>
      <w:szCs w:val="20"/>
    </w:rPr>
  </w:style>
  <w:style w:type="paragraph" w:customStyle="1" w:styleId="DocumentLabel">
    <w:name w:val="Document Label"/>
    <w:basedOn w:val="Normal"/>
    <w:next w:val="Normal"/>
    <w:pPr>
      <w:keepNext/>
      <w:keepLines/>
      <w:spacing w:before="400" w:after="120" w:line="240" w:lineRule="atLeast"/>
      <w:ind w:right="835"/>
    </w:pPr>
    <w:rPr>
      <w:rFonts w:eastAsia="MS Mincho"/>
      <w:kern w:val="28"/>
      <w:sz w:val="32"/>
      <w:szCs w:val="36"/>
    </w:rPr>
  </w:style>
  <w:style w:type="paragraph" w:customStyle="1" w:styleId="MessageHeaderFirst">
    <w:name w:val="Message Header First"/>
    <w:basedOn w:val="MessageHeader"/>
    <w:next w:val="MessageHeader"/>
  </w:style>
  <w:style w:type="paragraph" w:styleId="MessageHeader">
    <w:name w:val="Message Header"/>
    <w:basedOn w:val="BodyText"/>
    <w:pPr>
      <w:keepLines/>
      <w:tabs>
        <w:tab w:val="left" w:pos="720"/>
        <w:tab w:val="left" w:pos="4320"/>
        <w:tab w:val="left" w:pos="5040"/>
        <w:tab w:val="right" w:pos="8640"/>
      </w:tabs>
      <w:spacing w:after="40" w:line="440" w:lineRule="atLeast"/>
      <w:ind w:left="720" w:hanging="720"/>
    </w:pPr>
    <w:rPr>
      <w:rFonts w:cs="Times New Roman"/>
      <w:spacing w:val="-5"/>
      <w:sz w:val="20"/>
      <w:szCs w:val="20"/>
      <w:lang w:val="en-GB"/>
    </w:rPr>
  </w:style>
  <w:style w:type="character" w:customStyle="1" w:styleId="MessageHeaderLabel">
    <w:name w:val="Message Header Label"/>
    <w:rPr>
      <w:rFonts w:ascii="Arial" w:hAnsi="Arial" w:hint="default"/>
      <w:sz w:val="22"/>
    </w:rPr>
  </w:style>
  <w:style w:type="character" w:customStyle="1" w:styleId="StyleMessageHeaderLabelCondensedby125pt">
    <w:name w:val="Style Message Header Label + Condensed by  1.25 pt"/>
    <w:rPr>
      <w:rFonts w:ascii="Arial" w:hAnsi="Arial" w:hint="default"/>
      <w:spacing w:val="0"/>
      <w:sz w:val="22"/>
    </w:rPr>
  </w:style>
  <w:style w:type="paragraph" w:styleId="BodyTextIndent">
    <w:name w:val="Body Text Indent"/>
    <w:basedOn w:val="Normal"/>
    <w:rsid w:val="005E2E8F"/>
    <w:pPr>
      <w:spacing w:after="120"/>
      <w:ind w:left="283"/>
    </w:pPr>
  </w:style>
  <w:style w:type="paragraph" w:styleId="BodyText2">
    <w:name w:val="Body Text 2"/>
    <w:basedOn w:val="Normal"/>
    <w:rsid w:val="005E2E8F"/>
    <w:pPr>
      <w:spacing w:after="120" w:line="480" w:lineRule="auto"/>
    </w:pPr>
  </w:style>
  <w:style w:type="paragraph" w:styleId="BodyText3">
    <w:name w:val="Body Text 3"/>
    <w:basedOn w:val="Normal"/>
    <w:rsid w:val="005E2E8F"/>
    <w:pPr>
      <w:spacing w:after="120"/>
    </w:pPr>
    <w:rPr>
      <w:sz w:val="16"/>
      <w:szCs w:val="16"/>
      <w:lang w:eastAsia="en-GB"/>
    </w:rPr>
  </w:style>
  <w:style w:type="character" w:styleId="PageNumber">
    <w:name w:val="page number"/>
    <w:basedOn w:val="DefaultParagraphFont"/>
    <w:rsid w:val="005E2E8F"/>
  </w:style>
  <w:style w:type="paragraph" w:styleId="BalloonText">
    <w:name w:val="Balloon Text"/>
    <w:basedOn w:val="Normal"/>
    <w:semiHidden/>
    <w:rsid w:val="00330314"/>
    <w:rPr>
      <w:rFonts w:ascii="Tahoma" w:hAnsi="Tahoma" w:cs="Tahoma"/>
      <w:sz w:val="16"/>
      <w:szCs w:val="16"/>
    </w:rPr>
  </w:style>
  <w:style w:type="table" w:styleId="TableGrid">
    <w:name w:val="Table Grid"/>
    <w:basedOn w:val="TableNormal"/>
    <w:rsid w:val="00FF40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A248D2"/>
    <w:rPr>
      <w:i/>
      <w:iCs/>
    </w:rPr>
  </w:style>
  <w:style w:type="character" w:styleId="Strong">
    <w:name w:val="Strong"/>
    <w:qFormat/>
    <w:rsid w:val="005C0F7E"/>
    <w:rPr>
      <w:b/>
      <w:bCs/>
    </w:rPr>
  </w:style>
  <w:style w:type="character" w:customStyle="1" w:styleId="date1">
    <w:name w:val="date1"/>
    <w:rsid w:val="005C0F7E"/>
    <w:rPr>
      <w:rFonts w:ascii="Arial" w:hAnsi="Arial" w:cs="Arial" w:hint="default"/>
      <w:strike w:val="0"/>
      <w:dstrike w:val="0"/>
      <w:color w:val="990000"/>
      <w:sz w:val="18"/>
      <w:szCs w:val="18"/>
      <w:u w:val="none"/>
      <w:effect w:val="none"/>
    </w:rPr>
  </w:style>
  <w:style w:type="character" w:customStyle="1" w:styleId="Heading2Char">
    <w:name w:val="Heading 2 Char"/>
    <w:link w:val="Heading2"/>
    <w:rsid w:val="00663512"/>
    <w:rPr>
      <w:rFonts w:ascii="Arial Bold" w:hAnsi="Arial Bold" w:cs="Arial"/>
      <w:b/>
      <w:bCs/>
      <w:smallCaps/>
      <w:sz w:val="22"/>
      <w:szCs w:val="22"/>
      <w:lang w:eastAsia="en-US"/>
    </w:rPr>
  </w:style>
  <w:style w:type="paragraph" w:styleId="ListBullet">
    <w:name w:val="List Bullet"/>
    <w:basedOn w:val="Normal"/>
    <w:rsid w:val="004E621C"/>
    <w:pPr>
      <w:numPr>
        <w:numId w:val="1"/>
      </w:numPr>
      <w:spacing w:after="120"/>
    </w:pPr>
    <w:rPr>
      <w:sz w:val="22"/>
      <w:szCs w:val="20"/>
    </w:rPr>
  </w:style>
  <w:style w:type="paragraph" w:styleId="ListContinue">
    <w:name w:val="List Continue"/>
    <w:basedOn w:val="Normal"/>
    <w:rsid w:val="004E621C"/>
    <w:pPr>
      <w:numPr>
        <w:ilvl w:val="1"/>
        <w:numId w:val="1"/>
      </w:numPr>
      <w:tabs>
        <w:tab w:val="left" w:pos="576"/>
      </w:tabs>
      <w:spacing w:after="240"/>
    </w:pPr>
    <w:rPr>
      <w:sz w:val="22"/>
      <w:szCs w:val="20"/>
    </w:rPr>
  </w:style>
  <w:style w:type="paragraph" w:styleId="ListBullet2">
    <w:name w:val="List Bullet 2"/>
    <w:basedOn w:val="Normal"/>
    <w:rsid w:val="004E621C"/>
    <w:pPr>
      <w:numPr>
        <w:ilvl w:val="2"/>
        <w:numId w:val="1"/>
      </w:numPr>
      <w:spacing w:after="120"/>
    </w:pPr>
    <w:rPr>
      <w:sz w:val="22"/>
      <w:szCs w:val="20"/>
    </w:rPr>
  </w:style>
  <w:style w:type="paragraph" w:styleId="ListContinue2">
    <w:name w:val="List Continue 2"/>
    <w:basedOn w:val="Normal"/>
    <w:rsid w:val="004E621C"/>
    <w:pPr>
      <w:numPr>
        <w:ilvl w:val="3"/>
        <w:numId w:val="1"/>
      </w:numPr>
      <w:tabs>
        <w:tab w:val="left" w:pos="576"/>
      </w:tabs>
      <w:spacing w:after="240"/>
    </w:pPr>
    <w:rPr>
      <w:sz w:val="22"/>
      <w:szCs w:val="20"/>
    </w:rPr>
  </w:style>
  <w:style w:type="character" w:styleId="CommentReference">
    <w:name w:val="annotation reference"/>
    <w:rsid w:val="004B124D"/>
    <w:rPr>
      <w:sz w:val="18"/>
      <w:szCs w:val="18"/>
    </w:rPr>
  </w:style>
  <w:style w:type="paragraph" w:styleId="CommentText">
    <w:name w:val="annotation text"/>
    <w:basedOn w:val="Normal"/>
    <w:link w:val="CommentTextChar"/>
    <w:rsid w:val="004B124D"/>
  </w:style>
  <w:style w:type="character" w:customStyle="1" w:styleId="CommentTextChar">
    <w:name w:val="Comment Text Char"/>
    <w:link w:val="CommentText"/>
    <w:rsid w:val="004B124D"/>
    <w:rPr>
      <w:sz w:val="24"/>
      <w:szCs w:val="24"/>
      <w:lang w:eastAsia="en-US"/>
    </w:rPr>
  </w:style>
  <w:style w:type="paragraph" w:styleId="CommentSubject">
    <w:name w:val="annotation subject"/>
    <w:basedOn w:val="CommentText"/>
    <w:next w:val="CommentText"/>
    <w:link w:val="CommentSubjectChar"/>
    <w:rsid w:val="004B124D"/>
    <w:rPr>
      <w:b/>
      <w:bCs/>
      <w:sz w:val="20"/>
      <w:szCs w:val="20"/>
    </w:rPr>
  </w:style>
  <w:style w:type="character" w:customStyle="1" w:styleId="CommentSubjectChar">
    <w:name w:val="Comment Subject Char"/>
    <w:link w:val="CommentSubject"/>
    <w:rsid w:val="004B124D"/>
    <w:rPr>
      <w:b/>
      <w:bCs/>
      <w:sz w:val="24"/>
      <w:szCs w:val="24"/>
      <w:lang w:eastAsia="en-US"/>
    </w:rPr>
  </w:style>
  <w:style w:type="paragraph" w:customStyle="1" w:styleId="ColorfulShading-Accent11">
    <w:name w:val="Colorful Shading - Accent 11"/>
    <w:hidden/>
    <w:uiPriority w:val="71"/>
    <w:rsid w:val="00C25F81"/>
    <w:rPr>
      <w:sz w:val="24"/>
      <w:szCs w:val="24"/>
      <w:lang w:eastAsia="en-US"/>
    </w:rPr>
  </w:style>
  <w:style w:type="paragraph" w:styleId="Revision">
    <w:name w:val="Revision"/>
    <w:hidden/>
    <w:uiPriority w:val="99"/>
    <w:semiHidden/>
    <w:rsid w:val="000C5EE2"/>
    <w:rPr>
      <w:sz w:val="24"/>
      <w:szCs w:val="24"/>
      <w:lang w:eastAsia="en-US"/>
    </w:rPr>
  </w:style>
  <w:style w:type="paragraph" w:customStyle="1" w:styleId="NormalParagraph">
    <w:name w:val="Normal Paragraph"/>
    <w:basedOn w:val="Normal"/>
    <w:rsid w:val="00FD2747"/>
    <w:pPr>
      <w:tabs>
        <w:tab w:val="left" w:pos="900"/>
      </w:tabs>
      <w:spacing w:after="240"/>
      <w:ind w:left="397"/>
      <w:jc w:val="both"/>
    </w:pPr>
    <w:rPr>
      <w:rFonts w:cs="Arial"/>
      <w:sz w:val="22"/>
    </w:rPr>
  </w:style>
  <w:style w:type="character" w:customStyle="1" w:styleId="UnresolvedMention1">
    <w:name w:val="Unresolved Mention1"/>
    <w:uiPriority w:val="99"/>
    <w:semiHidden/>
    <w:unhideWhenUsed/>
    <w:rsid w:val="004B44C8"/>
    <w:rPr>
      <w:color w:val="605E5C"/>
      <w:shd w:val="clear" w:color="auto" w:fill="E1DFDD"/>
    </w:rPr>
  </w:style>
  <w:style w:type="paragraph" w:styleId="TOCHeading">
    <w:name w:val="TOC Heading"/>
    <w:basedOn w:val="Heading1"/>
    <w:next w:val="Normal"/>
    <w:uiPriority w:val="39"/>
    <w:unhideWhenUsed/>
    <w:qFormat/>
    <w:rsid w:val="003147E9"/>
    <w:pPr>
      <w:keepLines/>
      <w:numPr>
        <w:numId w:val="0"/>
      </w:numPr>
      <w:spacing w:before="240" w:line="259" w:lineRule="auto"/>
      <w:jc w:val="left"/>
      <w:outlineLvl w:val="9"/>
    </w:pPr>
    <w:rPr>
      <w:rFonts w:ascii="Calibri Light" w:hAnsi="Calibri Light" w:cs="Times New Roman"/>
      <w:b w:val="0"/>
      <w:bCs w:val="0"/>
      <w:caps w:val="0"/>
      <w:color w:val="2F5496"/>
      <w:sz w:val="32"/>
      <w:szCs w:val="32"/>
      <w:lang w:val="en-US" w:eastAsia="en-US"/>
    </w:rPr>
  </w:style>
  <w:style w:type="paragraph" w:styleId="TOC3">
    <w:name w:val="toc 3"/>
    <w:basedOn w:val="Normal"/>
    <w:next w:val="Normal"/>
    <w:autoRedefine/>
    <w:uiPriority w:val="39"/>
    <w:rsid w:val="003147E9"/>
    <w:pPr>
      <w:ind w:left="480"/>
    </w:pPr>
  </w:style>
  <w:style w:type="paragraph" w:styleId="TOC1">
    <w:name w:val="toc 1"/>
    <w:basedOn w:val="Normal"/>
    <w:next w:val="Normal"/>
    <w:autoRedefine/>
    <w:uiPriority w:val="39"/>
    <w:rsid w:val="003147E9"/>
  </w:style>
  <w:style w:type="paragraph" w:styleId="TOC2">
    <w:name w:val="toc 2"/>
    <w:basedOn w:val="Normal"/>
    <w:next w:val="Normal"/>
    <w:autoRedefine/>
    <w:uiPriority w:val="39"/>
    <w:rsid w:val="003147E9"/>
    <w:pPr>
      <w:ind w:left="240"/>
    </w:pPr>
  </w:style>
  <w:style w:type="paragraph" w:styleId="Subtitle">
    <w:name w:val="Subtitle"/>
    <w:basedOn w:val="Normal"/>
    <w:next w:val="Normal"/>
    <w:link w:val="SubtitleChar"/>
    <w:qFormat/>
    <w:rsid w:val="003147E9"/>
    <w:pPr>
      <w:spacing w:after="60"/>
      <w:jc w:val="center"/>
      <w:outlineLvl w:val="1"/>
    </w:pPr>
    <w:rPr>
      <w:rFonts w:ascii="Calibri Light" w:hAnsi="Calibri Light"/>
    </w:rPr>
  </w:style>
  <w:style w:type="character" w:customStyle="1" w:styleId="SubtitleChar">
    <w:name w:val="Subtitle Char"/>
    <w:link w:val="Subtitle"/>
    <w:rsid w:val="003147E9"/>
    <w:rPr>
      <w:rFonts w:ascii="Calibri Light" w:eastAsia="Times New Roman" w:hAnsi="Calibri Light" w:cs="Times New Roman"/>
      <w:sz w:val="24"/>
      <w:szCs w:val="24"/>
      <w:lang w:eastAsia="en-US"/>
    </w:rPr>
  </w:style>
  <w:style w:type="paragraph" w:customStyle="1" w:styleId="Helvetica">
    <w:name w:val="Helvetica"/>
    <w:aliases w:val="12 point"/>
    <w:rsid w:val="0040705A"/>
    <w:pPr>
      <w:widowControl w:val="0"/>
    </w:pPr>
    <w:rPr>
      <w:color w:val="000000"/>
      <w:sz w:val="24"/>
      <w:lang w:eastAsia="en-US"/>
    </w:rPr>
  </w:style>
  <w:style w:type="paragraph" w:styleId="BlockText">
    <w:name w:val="Block Text"/>
    <w:basedOn w:val="Normal"/>
    <w:rsid w:val="0040705A"/>
    <w:pPr>
      <w:ind w:left="36" w:right="36"/>
      <w:jc w:val="center"/>
    </w:pPr>
    <w:rPr>
      <w:rFonts w:ascii="Times New Roman" w:hAnsi="Times New Roman"/>
      <w:b/>
      <w:color w:val="000000"/>
      <w:szCs w:val="20"/>
    </w:rPr>
  </w:style>
  <w:style w:type="paragraph" w:customStyle="1" w:styleId="Normal1">
    <w:name w:val="Normal1"/>
    <w:basedOn w:val="Normal"/>
    <w:link w:val="normalChar"/>
    <w:rsid w:val="0040705A"/>
    <w:rPr>
      <w:szCs w:val="20"/>
      <w:lang w:val="en-US"/>
    </w:rPr>
  </w:style>
  <w:style w:type="paragraph" w:customStyle="1" w:styleId="Figurelabel">
    <w:name w:val="Figure label"/>
    <w:basedOn w:val="Normal"/>
    <w:next w:val="BodyText"/>
    <w:rsid w:val="0040705A"/>
    <w:pPr>
      <w:numPr>
        <w:numId w:val="5"/>
      </w:numPr>
      <w:spacing w:line="360" w:lineRule="auto"/>
    </w:pPr>
    <w:rPr>
      <w:rFonts w:ascii="Tahoma" w:hAnsi="Tahoma"/>
      <w:b/>
      <w:sz w:val="22"/>
      <w:szCs w:val="20"/>
    </w:rPr>
  </w:style>
  <w:style w:type="character" w:customStyle="1" w:styleId="normalChar">
    <w:name w:val="normal Char"/>
    <w:link w:val="Normal1"/>
    <w:rsid w:val="0040705A"/>
    <w:rPr>
      <w:rFonts w:ascii="Arial" w:hAnsi="Arial"/>
      <w:sz w:val="24"/>
      <w:lang w:val="en-US" w:eastAsia="en-US"/>
    </w:rPr>
  </w:style>
  <w:style w:type="paragraph" w:styleId="ListParagraph">
    <w:name w:val="List Paragraph"/>
    <w:basedOn w:val="Normal"/>
    <w:uiPriority w:val="34"/>
    <w:qFormat/>
    <w:rsid w:val="00496F19"/>
    <w:pPr>
      <w:ind w:left="720"/>
      <w:contextualSpacing/>
    </w:pPr>
  </w:style>
  <w:style w:type="character" w:customStyle="1" w:styleId="Heading5Char">
    <w:name w:val="Heading 5 Char"/>
    <w:basedOn w:val="DefaultParagraphFont"/>
    <w:link w:val="Heading5"/>
    <w:rsid w:val="00663512"/>
    <w:rPr>
      <w:rFonts w:ascii="Arial" w:hAnsi="Arial" w:cs="Arial"/>
      <w:b/>
      <w:bCs/>
      <w:i/>
      <w:iCs/>
      <w:sz w:val="26"/>
      <w:szCs w:val="26"/>
    </w:rPr>
  </w:style>
  <w:style w:type="paragraph" w:styleId="BodyTextIndent2">
    <w:name w:val="Body Text Indent 2"/>
    <w:basedOn w:val="Normal"/>
    <w:link w:val="BodyTextIndent2Char"/>
    <w:rsid w:val="00663512"/>
    <w:pPr>
      <w:ind w:left="1260"/>
    </w:pPr>
    <w:rPr>
      <w:rFonts w:ascii="Tahoma" w:hAnsi="Tahoma" w:cs="Tahoma"/>
    </w:rPr>
  </w:style>
  <w:style w:type="character" w:customStyle="1" w:styleId="BodyTextIndent2Char">
    <w:name w:val="Body Text Indent 2 Char"/>
    <w:basedOn w:val="DefaultParagraphFont"/>
    <w:link w:val="BodyTextIndent2"/>
    <w:rsid w:val="00663512"/>
    <w:rPr>
      <w:rFonts w:ascii="Tahoma" w:hAnsi="Tahoma" w:cs="Tahoma"/>
      <w:sz w:val="24"/>
      <w:szCs w:val="24"/>
      <w:lang w:eastAsia="en-US"/>
    </w:rPr>
  </w:style>
  <w:style w:type="paragraph" w:customStyle="1" w:styleId="Default">
    <w:name w:val="Default"/>
    <w:rsid w:val="00663512"/>
    <w:pPr>
      <w:autoSpaceDE w:val="0"/>
      <w:autoSpaceDN w:val="0"/>
      <w:adjustRightInd w:val="0"/>
    </w:pPr>
    <w:rPr>
      <w:rFonts w:ascii="Century Schoolbook" w:hAnsi="Century Schoolbook" w:cs="Century Schoolbook"/>
      <w:color w:val="000000"/>
      <w:sz w:val="24"/>
      <w:szCs w:val="24"/>
    </w:rPr>
  </w:style>
  <w:style w:type="paragraph" w:styleId="EnvelopeReturn">
    <w:name w:val="envelope return"/>
    <w:basedOn w:val="Normal"/>
    <w:rsid w:val="00663512"/>
    <w:pPr>
      <w:widowControl w:val="0"/>
    </w:pPr>
    <w:rPr>
      <w:sz w:val="16"/>
      <w:szCs w:val="20"/>
    </w:rPr>
  </w:style>
  <w:style w:type="paragraph" w:styleId="TOC4">
    <w:name w:val="toc 4"/>
    <w:basedOn w:val="Normal"/>
    <w:next w:val="Normal"/>
    <w:autoRedefine/>
    <w:uiPriority w:val="39"/>
    <w:rsid w:val="00663512"/>
    <w:pPr>
      <w:ind w:left="440"/>
    </w:pPr>
    <w:rPr>
      <w:rFonts w:ascii="Times New Roman" w:hAnsi="Times New Roman"/>
      <w:sz w:val="20"/>
      <w:szCs w:val="20"/>
      <w:lang w:eastAsia="en-GB"/>
    </w:rPr>
  </w:style>
  <w:style w:type="paragraph" w:styleId="TOC5">
    <w:name w:val="toc 5"/>
    <w:basedOn w:val="Normal"/>
    <w:next w:val="Normal"/>
    <w:autoRedefine/>
    <w:uiPriority w:val="39"/>
    <w:rsid w:val="00663512"/>
    <w:pPr>
      <w:ind w:left="660"/>
    </w:pPr>
    <w:rPr>
      <w:rFonts w:ascii="Times New Roman" w:hAnsi="Times New Roman"/>
      <w:sz w:val="20"/>
      <w:szCs w:val="20"/>
      <w:lang w:eastAsia="en-GB"/>
    </w:rPr>
  </w:style>
  <w:style w:type="paragraph" w:styleId="TOC6">
    <w:name w:val="toc 6"/>
    <w:basedOn w:val="Normal"/>
    <w:next w:val="Normal"/>
    <w:autoRedefine/>
    <w:uiPriority w:val="39"/>
    <w:rsid w:val="00663512"/>
    <w:pPr>
      <w:ind w:left="880"/>
    </w:pPr>
    <w:rPr>
      <w:rFonts w:ascii="Times New Roman" w:hAnsi="Times New Roman"/>
      <w:sz w:val="20"/>
      <w:szCs w:val="20"/>
      <w:lang w:eastAsia="en-GB"/>
    </w:rPr>
  </w:style>
  <w:style w:type="paragraph" w:styleId="TOC7">
    <w:name w:val="toc 7"/>
    <w:basedOn w:val="Normal"/>
    <w:next w:val="Normal"/>
    <w:autoRedefine/>
    <w:uiPriority w:val="39"/>
    <w:rsid w:val="00663512"/>
    <w:pPr>
      <w:ind w:left="1100"/>
    </w:pPr>
    <w:rPr>
      <w:rFonts w:ascii="Times New Roman" w:hAnsi="Times New Roman"/>
      <w:sz w:val="20"/>
      <w:szCs w:val="20"/>
      <w:lang w:eastAsia="en-GB"/>
    </w:rPr>
  </w:style>
  <w:style w:type="paragraph" w:styleId="TOC8">
    <w:name w:val="toc 8"/>
    <w:basedOn w:val="Normal"/>
    <w:next w:val="Normal"/>
    <w:autoRedefine/>
    <w:uiPriority w:val="39"/>
    <w:rsid w:val="00663512"/>
    <w:pPr>
      <w:ind w:left="1320"/>
    </w:pPr>
    <w:rPr>
      <w:rFonts w:ascii="Times New Roman" w:hAnsi="Times New Roman"/>
      <w:sz w:val="20"/>
      <w:szCs w:val="20"/>
      <w:lang w:eastAsia="en-GB"/>
    </w:rPr>
  </w:style>
  <w:style w:type="paragraph" w:styleId="TOC9">
    <w:name w:val="toc 9"/>
    <w:basedOn w:val="Normal"/>
    <w:next w:val="Normal"/>
    <w:autoRedefine/>
    <w:uiPriority w:val="39"/>
    <w:rsid w:val="00663512"/>
    <w:pPr>
      <w:ind w:left="1540"/>
    </w:pPr>
    <w:rPr>
      <w:rFonts w:ascii="Times New Roman" w:hAnsi="Times New Roman"/>
      <w:sz w:val="20"/>
      <w:szCs w:val="20"/>
      <w:lang w:eastAsia="en-GB"/>
    </w:rPr>
  </w:style>
  <w:style w:type="paragraph" w:customStyle="1" w:styleId="TEXT">
    <w:name w:val="TEXT"/>
    <w:rsid w:val="00663512"/>
    <w:pPr>
      <w:tabs>
        <w:tab w:val="left" w:pos="432"/>
        <w:tab w:val="left" w:pos="720"/>
        <w:tab w:val="left" w:pos="1440"/>
        <w:tab w:val="left" w:pos="2160"/>
        <w:tab w:val="left" w:pos="2880"/>
        <w:tab w:val="left" w:pos="3600"/>
        <w:tab w:val="left" w:pos="4320"/>
      </w:tabs>
      <w:suppressAutoHyphens/>
      <w:spacing w:line="360" w:lineRule="auto"/>
    </w:pPr>
    <w:rPr>
      <w:rFonts w:ascii="Garamond" w:hAnsi="Garamond"/>
      <w:sz w:val="24"/>
      <w:lang w:eastAsia="en-US"/>
    </w:rPr>
  </w:style>
  <w:style w:type="paragraph" w:styleId="PlainText">
    <w:name w:val="Plain Text"/>
    <w:basedOn w:val="Normal"/>
    <w:link w:val="PlainTextChar"/>
    <w:rsid w:val="00663512"/>
    <w:rPr>
      <w:rFonts w:ascii="Courier New" w:hAnsi="Courier New" w:cs="Courier New"/>
      <w:sz w:val="20"/>
      <w:szCs w:val="20"/>
      <w:lang w:eastAsia="en-GB"/>
    </w:rPr>
  </w:style>
  <w:style w:type="character" w:customStyle="1" w:styleId="PlainTextChar">
    <w:name w:val="Plain Text Char"/>
    <w:basedOn w:val="DefaultParagraphFont"/>
    <w:link w:val="PlainText"/>
    <w:rsid w:val="00663512"/>
    <w:rPr>
      <w:rFonts w:ascii="Courier New" w:hAnsi="Courier New" w:cs="Courier New"/>
    </w:rPr>
  </w:style>
  <w:style w:type="paragraph" w:customStyle="1" w:styleId="QAHeading1">
    <w:name w:val="QA Heading 1"/>
    <w:basedOn w:val="Heading1"/>
    <w:link w:val="QAHeading1Char"/>
    <w:autoRedefine/>
    <w:qFormat/>
    <w:rsid w:val="00663512"/>
    <w:pPr>
      <w:numPr>
        <w:numId w:val="7"/>
      </w:numPr>
      <w:jc w:val="left"/>
    </w:pPr>
    <w:rPr>
      <w:rFonts w:ascii="Arial Bold" w:hAnsi="Arial Bold" w:cs="Times New Roman"/>
      <w:b w:val="0"/>
      <w:bCs w:val="0"/>
      <w:sz w:val="24"/>
      <w:szCs w:val="20"/>
      <w:lang w:eastAsia="en-US"/>
    </w:rPr>
  </w:style>
  <w:style w:type="paragraph" w:customStyle="1" w:styleId="QAHeading2">
    <w:name w:val="QA Heading 2"/>
    <w:basedOn w:val="QAHeading1"/>
    <w:link w:val="QAHeading2Char"/>
    <w:autoRedefine/>
    <w:qFormat/>
    <w:rsid w:val="00663512"/>
    <w:pPr>
      <w:numPr>
        <w:numId w:val="0"/>
      </w:numPr>
    </w:pPr>
    <w:rPr>
      <w:b/>
      <w:caps w:val="0"/>
      <w:sz w:val="22"/>
    </w:rPr>
  </w:style>
  <w:style w:type="character" w:customStyle="1" w:styleId="Heading1Char">
    <w:name w:val="Heading 1 Char"/>
    <w:aliases w:val="Titol 1 Char,Outline1 Char"/>
    <w:link w:val="Heading1"/>
    <w:rsid w:val="00663512"/>
    <w:rPr>
      <w:rFonts w:ascii="Arial" w:hAnsi="Arial" w:cs="Arial"/>
      <w:b/>
      <w:bCs/>
      <w:caps/>
      <w:sz w:val="28"/>
      <w:szCs w:val="24"/>
    </w:rPr>
  </w:style>
  <w:style w:type="character" w:customStyle="1" w:styleId="QAHeading1Char">
    <w:name w:val="QA Heading 1 Char"/>
    <w:link w:val="QAHeading1"/>
    <w:rsid w:val="00663512"/>
    <w:rPr>
      <w:rFonts w:ascii="Arial Bold" w:hAnsi="Arial Bold"/>
      <w:caps/>
      <w:sz w:val="24"/>
      <w:lang w:eastAsia="en-US"/>
    </w:rPr>
  </w:style>
  <w:style w:type="character" w:customStyle="1" w:styleId="QAHeading2Char">
    <w:name w:val="QA Heading 2 Char"/>
    <w:link w:val="QAHeading2"/>
    <w:rsid w:val="00663512"/>
    <w:rPr>
      <w:rFonts w:ascii="Arial Bold" w:hAnsi="Arial Bold"/>
      <w:b/>
      <w:sz w:val="22"/>
      <w:lang w:eastAsia="en-US"/>
    </w:rPr>
  </w:style>
  <w:style w:type="character" w:customStyle="1" w:styleId="UnresolvedMention2">
    <w:name w:val="Unresolved Mention2"/>
    <w:basedOn w:val="DefaultParagraphFont"/>
    <w:uiPriority w:val="99"/>
    <w:semiHidden/>
    <w:unhideWhenUsed/>
    <w:rsid w:val="00003AFD"/>
    <w:rPr>
      <w:color w:val="605E5C"/>
      <w:shd w:val="clear" w:color="auto" w:fill="E1DFDD"/>
    </w:rPr>
  </w:style>
  <w:style w:type="character" w:styleId="PlaceholderText">
    <w:name w:val="Placeholder Text"/>
    <w:basedOn w:val="DefaultParagraphFont"/>
    <w:uiPriority w:val="99"/>
    <w:semiHidden/>
    <w:rsid w:val="003F5053"/>
    <w:rPr>
      <w:color w:val="666666"/>
    </w:rPr>
  </w:style>
  <w:style w:type="character" w:customStyle="1" w:styleId="UnresolvedMention3">
    <w:name w:val="Unresolved Mention3"/>
    <w:basedOn w:val="DefaultParagraphFont"/>
    <w:uiPriority w:val="99"/>
    <w:semiHidden/>
    <w:unhideWhenUsed/>
    <w:rsid w:val="003F50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21321">
      <w:bodyDiv w:val="1"/>
      <w:marLeft w:val="0"/>
      <w:marRight w:val="0"/>
      <w:marTop w:val="0"/>
      <w:marBottom w:val="0"/>
      <w:divBdr>
        <w:top w:val="none" w:sz="0" w:space="0" w:color="auto"/>
        <w:left w:val="none" w:sz="0" w:space="0" w:color="auto"/>
        <w:bottom w:val="none" w:sz="0" w:space="0" w:color="auto"/>
        <w:right w:val="none" w:sz="0" w:space="0" w:color="auto"/>
      </w:divBdr>
    </w:div>
    <w:div w:id="237597570">
      <w:bodyDiv w:val="1"/>
      <w:marLeft w:val="0"/>
      <w:marRight w:val="0"/>
      <w:marTop w:val="0"/>
      <w:marBottom w:val="0"/>
      <w:divBdr>
        <w:top w:val="none" w:sz="0" w:space="0" w:color="auto"/>
        <w:left w:val="none" w:sz="0" w:space="0" w:color="auto"/>
        <w:bottom w:val="none" w:sz="0" w:space="0" w:color="auto"/>
        <w:right w:val="none" w:sz="0" w:space="0" w:color="auto"/>
      </w:divBdr>
    </w:div>
    <w:div w:id="243495186">
      <w:bodyDiv w:val="1"/>
      <w:marLeft w:val="0"/>
      <w:marRight w:val="0"/>
      <w:marTop w:val="0"/>
      <w:marBottom w:val="0"/>
      <w:divBdr>
        <w:top w:val="none" w:sz="0" w:space="0" w:color="auto"/>
        <w:left w:val="none" w:sz="0" w:space="0" w:color="auto"/>
        <w:bottom w:val="none" w:sz="0" w:space="0" w:color="auto"/>
        <w:right w:val="none" w:sz="0" w:space="0" w:color="auto"/>
      </w:divBdr>
    </w:div>
    <w:div w:id="278340718">
      <w:bodyDiv w:val="1"/>
      <w:marLeft w:val="0"/>
      <w:marRight w:val="0"/>
      <w:marTop w:val="0"/>
      <w:marBottom w:val="0"/>
      <w:divBdr>
        <w:top w:val="none" w:sz="0" w:space="0" w:color="auto"/>
        <w:left w:val="none" w:sz="0" w:space="0" w:color="auto"/>
        <w:bottom w:val="none" w:sz="0" w:space="0" w:color="auto"/>
        <w:right w:val="none" w:sz="0" w:space="0" w:color="auto"/>
      </w:divBdr>
    </w:div>
    <w:div w:id="331874597">
      <w:bodyDiv w:val="1"/>
      <w:marLeft w:val="0"/>
      <w:marRight w:val="0"/>
      <w:marTop w:val="0"/>
      <w:marBottom w:val="0"/>
      <w:divBdr>
        <w:top w:val="none" w:sz="0" w:space="0" w:color="auto"/>
        <w:left w:val="none" w:sz="0" w:space="0" w:color="auto"/>
        <w:bottom w:val="none" w:sz="0" w:space="0" w:color="auto"/>
        <w:right w:val="none" w:sz="0" w:space="0" w:color="auto"/>
      </w:divBdr>
    </w:div>
    <w:div w:id="547957156">
      <w:bodyDiv w:val="1"/>
      <w:marLeft w:val="0"/>
      <w:marRight w:val="0"/>
      <w:marTop w:val="0"/>
      <w:marBottom w:val="0"/>
      <w:divBdr>
        <w:top w:val="none" w:sz="0" w:space="0" w:color="auto"/>
        <w:left w:val="none" w:sz="0" w:space="0" w:color="auto"/>
        <w:bottom w:val="none" w:sz="0" w:space="0" w:color="auto"/>
        <w:right w:val="none" w:sz="0" w:space="0" w:color="auto"/>
      </w:divBdr>
    </w:div>
    <w:div w:id="881790214">
      <w:bodyDiv w:val="1"/>
      <w:marLeft w:val="0"/>
      <w:marRight w:val="0"/>
      <w:marTop w:val="0"/>
      <w:marBottom w:val="0"/>
      <w:divBdr>
        <w:top w:val="none" w:sz="0" w:space="0" w:color="auto"/>
        <w:left w:val="none" w:sz="0" w:space="0" w:color="auto"/>
        <w:bottom w:val="none" w:sz="0" w:space="0" w:color="auto"/>
        <w:right w:val="none" w:sz="0" w:space="0" w:color="auto"/>
      </w:divBdr>
    </w:div>
    <w:div w:id="1033385424">
      <w:bodyDiv w:val="1"/>
      <w:marLeft w:val="0"/>
      <w:marRight w:val="0"/>
      <w:marTop w:val="0"/>
      <w:marBottom w:val="0"/>
      <w:divBdr>
        <w:top w:val="none" w:sz="0" w:space="0" w:color="auto"/>
        <w:left w:val="none" w:sz="0" w:space="0" w:color="auto"/>
        <w:bottom w:val="none" w:sz="0" w:space="0" w:color="auto"/>
        <w:right w:val="none" w:sz="0" w:space="0" w:color="auto"/>
      </w:divBdr>
      <w:divsChild>
        <w:div w:id="1771269539">
          <w:marLeft w:val="0"/>
          <w:marRight w:val="0"/>
          <w:marTop w:val="0"/>
          <w:marBottom w:val="0"/>
          <w:divBdr>
            <w:top w:val="none" w:sz="0" w:space="0" w:color="auto"/>
            <w:left w:val="none" w:sz="0" w:space="0" w:color="auto"/>
            <w:bottom w:val="none" w:sz="0" w:space="0" w:color="auto"/>
            <w:right w:val="none" w:sz="0" w:space="0" w:color="auto"/>
          </w:divBdr>
          <w:divsChild>
            <w:div w:id="275983555">
              <w:marLeft w:val="0"/>
              <w:marRight w:val="0"/>
              <w:marTop w:val="0"/>
              <w:marBottom w:val="0"/>
              <w:divBdr>
                <w:top w:val="none" w:sz="0" w:space="0" w:color="auto"/>
                <w:left w:val="none" w:sz="0" w:space="0" w:color="auto"/>
                <w:bottom w:val="none" w:sz="0" w:space="0" w:color="auto"/>
                <w:right w:val="none" w:sz="0" w:space="0" w:color="auto"/>
              </w:divBdr>
            </w:div>
            <w:div w:id="942155522">
              <w:marLeft w:val="0"/>
              <w:marRight w:val="0"/>
              <w:marTop w:val="0"/>
              <w:marBottom w:val="0"/>
              <w:divBdr>
                <w:top w:val="none" w:sz="0" w:space="0" w:color="auto"/>
                <w:left w:val="none" w:sz="0" w:space="0" w:color="auto"/>
                <w:bottom w:val="none" w:sz="0" w:space="0" w:color="auto"/>
                <w:right w:val="none" w:sz="0" w:space="0" w:color="auto"/>
              </w:divBdr>
            </w:div>
            <w:div w:id="1058628734">
              <w:marLeft w:val="0"/>
              <w:marRight w:val="0"/>
              <w:marTop w:val="0"/>
              <w:marBottom w:val="0"/>
              <w:divBdr>
                <w:top w:val="none" w:sz="0" w:space="0" w:color="auto"/>
                <w:left w:val="none" w:sz="0" w:space="0" w:color="auto"/>
                <w:bottom w:val="none" w:sz="0" w:space="0" w:color="auto"/>
                <w:right w:val="none" w:sz="0" w:space="0" w:color="auto"/>
              </w:divBdr>
              <w:divsChild>
                <w:div w:id="1365447447">
                  <w:marLeft w:val="0"/>
                  <w:marRight w:val="0"/>
                  <w:marTop w:val="0"/>
                  <w:marBottom w:val="0"/>
                  <w:divBdr>
                    <w:top w:val="none" w:sz="0" w:space="0" w:color="auto"/>
                    <w:left w:val="none" w:sz="0" w:space="0" w:color="auto"/>
                    <w:bottom w:val="none" w:sz="0" w:space="0" w:color="auto"/>
                    <w:right w:val="none" w:sz="0" w:space="0" w:color="auto"/>
                  </w:divBdr>
                </w:div>
                <w:div w:id="190070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94475">
      <w:bodyDiv w:val="1"/>
      <w:marLeft w:val="0"/>
      <w:marRight w:val="0"/>
      <w:marTop w:val="0"/>
      <w:marBottom w:val="0"/>
      <w:divBdr>
        <w:top w:val="none" w:sz="0" w:space="0" w:color="auto"/>
        <w:left w:val="none" w:sz="0" w:space="0" w:color="auto"/>
        <w:bottom w:val="none" w:sz="0" w:space="0" w:color="auto"/>
        <w:right w:val="none" w:sz="0" w:space="0" w:color="auto"/>
      </w:divBdr>
    </w:div>
    <w:div w:id="1389380519">
      <w:bodyDiv w:val="1"/>
      <w:marLeft w:val="0"/>
      <w:marRight w:val="0"/>
      <w:marTop w:val="0"/>
      <w:marBottom w:val="0"/>
      <w:divBdr>
        <w:top w:val="none" w:sz="0" w:space="0" w:color="auto"/>
        <w:left w:val="none" w:sz="0" w:space="0" w:color="auto"/>
        <w:bottom w:val="none" w:sz="0" w:space="0" w:color="auto"/>
        <w:right w:val="none" w:sz="0" w:space="0" w:color="auto"/>
      </w:divBdr>
      <w:divsChild>
        <w:div w:id="1349914383">
          <w:marLeft w:val="640"/>
          <w:marRight w:val="0"/>
          <w:marTop w:val="0"/>
          <w:marBottom w:val="0"/>
          <w:divBdr>
            <w:top w:val="none" w:sz="0" w:space="0" w:color="auto"/>
            <w:left w:val="none" w:sz="0" w:space="0" w:color="auto"/>
            <w:bottom w:val="none" w:sz="0" w:space="0" w:color="auto"/>
            <w:right w:val="none" w:sz="0" w:space="0" w:color="auto"/>
          </w:divBdr>
        </w:div>
        <w:div w:id="2024504897">
          <w:marLeft w:val="640"/>
          <w:marRight w:val="0"/>
          <w:marTop w:val="0"/>
          <w:marBottom w:val="0"/>
          <w:divBdr>
            <w:top w:val="none" w:sz="0" w:space="0" w:color="auto"/>
            <w:left w:val="none" w:sz="0" w:space="0" w:color="auto"/>
            <w:bottom w:val="none" w:sz="0" w:space="0" w:color="auto"/>
            <w:right w:val="none" w:sz="0" w:space="0" w:color="auto"/>
          </w:divBdr>
        </w:div>
      </w:divsChild>
    </w:div>
    <w:div w:id="1448697596">
      <w:bodyDiv w:val="1"/>
      <w:marLeft w:val="0"/>
      <w:marRight w:val="0"/>
      <w:marTop w:val="0"/>
      <w:marBottom w:val="0"/>
      <w:divBdr>
        <w:top w:val="none" w:sz="0" w:space="0" w:color="auto"/>
        <w:left w:val="none" w:sz="0" w:space="0" w:color="auto"/>
        <w:bottom w:val="none" w:sz="0" w:space="0" w:color="auto"/>
        <w:right w:val="none" w:sz="0" w:space="0" w:color="auto"/>
      </w:divBdr>
      <w:divsChild>
        <w:div w:id="412434901">
          <w:marLeft w:val="640"/>
          <w:marRight w:val="0"/>
          <w:marTop w:val="0"/>
          <w:marBottom w:val="0"/>
          <w:divBdr>
            <w:top w:val="none" w:sz="0" w:space="0" w:color="auto"/>
            <w:left w:val="none" w:sz="0" w:space="0" w:color="auto"/>
            <w:bottom w:val="none" w:sz="0" w:space="0" w:color="auto"/>
            <w:right w:val="none" w:sz="0" w:space="0" w:color="auto"/>
          </w:divBdr>
        </w:div>
        <w:div w:id="1187792659">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jpeg"/><Relationship Id="rId18" Type="http://schemas.openxmlformats.org/officeDocument/2006/relationships/hyperlink" Target="http://www.nice.org.uk/guidance/mib292"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www.nice.org.uk/guidance/ng12/chapter/Recommendations-organised-by-site-of-cancer" TargetMode="External"/><Relationship Id="rId17" Type="http://schemas.openxmlformats.org/officeDocument/2006/relationships/hyperlink" Target="https://gbr01.safelinks.protection.outlook.com/?url=https%3A%2F%2Fpubmed.ncbi.nlm.nih.gov%2F34404753%2F&amp;data=05%7C01%7Cmonica.whittle%40nhs.net%7C51f76905709e40183ceb08dba222bdd6%7C37c354b285b047f5b22207b48d774ee3%7C0%7C0%7C638282042313922908%7CUnknown%7CTWFpbGZsb3d8eyJWIjoiMC4wLjAwMDAiLCJQIjoiV2luMzIiLCJBTiI6Ik1haWwiLCJXVCI6Mn0%3D%7C3000%7C%7C%7C&amp;sdata=8nwqvbd7RA8OMBYJa8ovi2SFcF3ZVXMSYQEsgoHQL4c%3D&amp;reserved=0"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www.cancerresearchuk.org/health-professional/cancer-statistics/statistics-by-cancer-type/lung-cancer/incidence" TargetMode="External"/><Relationship Id="rId20" Type="http://schemas.openxmlformats.org/officeDocument/2006/relationships/hyperlink" Target="https://www.nice.org.uk/guidance/hte12/resources/evidence-generation-plan-for-artificial-intelligencederived-software-to-analyse-chest-xrays-for-suspected-lung-cancer-in-primary-care-referrals-13186853101/chapter/1-Purpose-of-this-documen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tina.stoycheva@nhs.net"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behold.ai/case-studies/somerset-nhs-foundation-trust-case-study/"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emf"/><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923B8BD-1F4E-4CD6-8399-31F8170B2B87}"/>
      </w:docPartPr>
      <w:docPartBody>
        <w:p w:rsidR="00B67430" w:rsidRDefault="000B1A1C">
          <w:r w:rsidRPr="00F571DD">
            <w:rPr>
              <w:rStyle w:val="PlaceholderText"/>
            </w:rPr>
            <w:t>Click or tap here to enter text.</w:t>
          </w:r>
        </w:p>
      </w:docPartBody>
    </w:docPart>
    <w:docPart>
      <w:docPartPr>
        <w:name w:val="2BF7841DDE9147DB88D398AE914F1685"/>
        <w:category>
          <w:name w:val="General"/>
          <w:gallery w:val="placeholder"/>
        </w:category>
        <w:types>
          <w:type w:val="bbPlcHdr"/>
        </w:types>
        <w:behaviors>
          <w:behavior w:val="content"/>
        </w:behaviors>
        <w:guid w:val="{BD7646A4-2721-43E6-84D7-F49FC0AA7438}"/>
      </w:docPartPr>
      <w:docPartBody>
        <w:p w:rsidR="00BE6B3C" w:rsidRDefault="00BE6B3C" w:rsidP="00BE6B3C">
          <w:pPr>
            <w:pStyle w:val="2BF7841DDE9147DB88D398AE914F1685"/>
          </w:pPr>
          <w:r w:rsidRPr="00F571D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2" w:usb2="00000000" w:usb3="00000000" w:csb0="0000009F" w:csb1="00000000"/>
  </w:font>
  <w:font w:name="DPLHPK+Arial">
    <w:altName w:val="Arial"/>
    <w:panose1 w:val="020B0604020202020204"/>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Segoe UI">
    <w:panose1 w:val="020B0604020202020204"/>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A1C"/>
    <w:rsid w:val="00093524"/>
    <w:rsid w:val="000B1A1C"/>
    <w:rsid w:val="001316F9"/>
    <w:rsid w:val="001B69D0"/>
    <w:rsid w:val="0024626E"/>
    <w:rsid w:val="005930B8"/>
    <w:rsid w:val="00645C07"/>
    <w:rsid w:val="007376A1"/>
    <w:rsid w:val="007E7176"/>
    <w:rsid w:val="008223DE"/>
    <w:rsid w:val="00861D47"/>
    <w:rsid w:val="00B67430"/>
    <w:rsid w:val="00BE6B3C"/>
    <w:rsid w:val="00DD61ED"/>
    <w:rsid w:val="00E73148"/>
    <w:rsid w:val="00F36A6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E6B3C"/>
    <w:rPr>
      <w:color w:val="666666"/>
    </w:rPr>
  </w:style>
  <w:style w:type="paragraph" w:customStyle="1" w:styleId="2BF7841DDE9147DB88D398AE914F1685">
    <w:name w:val="2BF7841DDE9147DB88D398AE914F1685"/>
    <w:rsid w:val="00BE6B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91C05A-78DA-4423-B2A6-03A2105D2F14}">
  <we:reference id="wa104382081" version="1.55.1.0" store="en-US" storeType="OMEX"/>
  <we:alternateReferences>
    <we:reference id="WA104382081" version="1.55.1.0" store="" storeType="OMEX"/>
  </we:alternateReferences>
  <we:properties>
    <we:property name="MENDELEY_CITATIONS" value="[{&quot;citationID&quot;:&quot;MENDELEY_CITATION_62900c53-b9c6-4483-af9c-46b501ebfcbc&quot;,&quot;properties&quot;:{&quot;noteIndex&quot;:0},&quot;isEdited&quot;:false,&quot;manualOverride&quot;:{&quot;isManuallyOverridden&quot;:false,&quot;citeprocText&quot;:&quot;[1]&quot;,&quot;manualOverrideText&quot;:&quot;&quot;},&quot;citationTag&quot;:&quot;MENDELEY_CITATION_v3_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&quot;,&quot;citationItems&quot;:[{&quot;id&quot;:&quot;8a5a2d58-6806-3aa2-b55a-413904e15d99&quot;,&quot;itemData&quot;:{&quot;type&quot;:&quot;article-journal&quot;,&quot;id&quot;:&quot;8a5a2d58-6806-3aa2-b55a-413904e15d99&quot;,&quot;title&quot;:&quot;User's guide to sample size estimation in diagnostic accuracy studies&quot;,&quot;author&quot;:[{&quot;family&quot;:&quot;Akoglu&quot;,&quot;given&quot;:&quot;Haldun&quot;,&quot;parse-names&quot;:false,&quot;dropping-particle&quot;:&quot;&quot;,&quot;non-dropping-particle&quot;:&quot;&quot;}],&quot;container-title&quot;:&quot;Turkish Journal of Emergency Medicine&quot;,&quot;container-title-short&quot;:&quot;Turk J Emerg Med&quot;,&quot;accessed&quot;:{&quot;date-parts&quot;:[[2024,9,19]]},&quot;DOI&quot;:&quot;10.4103/2452-2473.357348&quot;,&quot;ISSN&quot;:&quot;24522473&quot;,&quot;PMID&quot;:&quot;36353389&quot;,&quot;URL&quot;:&quot;/pmc/articles/PMC9639742/&quot;,&quot;issued&quot;:{&quot;date-parts&quot;:[[2022,10,1]]},&quot;page&quot;:&quot;177&quot;,&quot;abstract&quot;:&quot;Sample size estimation is an overlooked concept and rarely reported in diagnostic accuracy studies, primarily because of the lack of information of clinical researchers on when and how they should estimate sample size. In this review, readers will find sample size estimation procedures for diagnostic tests with dichotomized outcomes, explained by clinically relevant examples in detail. We hope, with the help of practical tables and a free online calculator (https://turkjemergmed.com/calculator), researchers can estimate accurate sample sizes without a need to calculate from equations, and use this review as a practical guide to estimating sample size in diagnostic accuracy studies.&quot;,&quot;publisher&quot;:&quot;Wolters Kluwer -- Medknow Publications&quot;,&quot;issue&quot;:&quot;4&quot;,&quot;volume&quot;:&quot;22&quot;},&quot;isTemporary&quot;:false}]},{&quot;citationID&quot;:&quot;MENDELEY_CITATION_86a8f6b6-21bb-49a1-9500-658d3371b7ab&quot;,&quot;properties&quot;:{&quot;noteIndex&quot;:0},&quot;isEdited&quot;:false,&quot;manualOverride&quot;:{&quot;isManuallyOverridden&quot;:false,&quot;citeprocText&quot;:&quot;[2]&quot;,&quot;manualOverrideText&quot;:&quot;&quot;},&quot;citationTag&quot;:&quot;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&quot;,&quot;citationItems&quot;:[{&quot;id&quot;:&quot;ad2f0ea8-1fd5-366f-aecc-210634a92caf&quot;,&quot;itemData&quot;:{&quot;type&quot;:&quot;article-journal&quot;,&quot;id&quot;:&quot;ad2f0ea8-1fd5-366f-aecc-210634a92caf&quot;,&quot;title&quot;:&quot;PP01.59 Performance of a Deep Learning Algorithm for the Early Detection of Malignant Lung Nodules&quot;,&quot;author&quot;:[{&quot;family&quot;:&quot;Tadepalli&quot;,&quot;given&quot;:&quot;M.&quot;,&quot;parse-names&quot;:false,&quot;dropping-particle&quot;:&quot;&quot;,&quot;non-dropping-particle&quot;:&quot;&quot;},{&quot;family&quot;:&quot;Chhaparwal&quot;,&quot;given&quot;:&quot;A.&quot;,&quot;parse-names&quot;:false,&quot;dropping-particle&quot;:&quot;&quot;,&quot;non-dropping-particle&quot;:&quot;&quot;},{&quot;family&quot;:&quot;Chawla&quot;,&quot;given&quot;:&quot;S.&quot;,&quot;parse-names&quot;:false,&quot;dropping-particle&quot;:&quot;&quot;,&quot;non-dropping-particle&quot;:&quot;&quot;},{&quot;family&quot;:&quot;Srivastava&quot;,&quot;given&quot;:&quot;S.&quot;,&quot;parse-names&quot;:false,&quot;dropping-particle&quot;:&quot;&quot;,&quot;non-dropping-particle&quot;:&quot;&quot;},{&quot;family&quot;:&quot;Dao&quot;,&quot;given&quot;:&quot;T.&quot;,&quot;parse-names&quot;:false,&quot;dropping-particle&quot;:&quot;&quot;,&quot;non-dropping-particle&quot;:&quot;&quot;},{&quot;family&quot;:&quot;Codlin&quot;,&quot;given&quot;:&quot;A.&quot;,&quot;parse-names&quot;:false,&quot;dropping-particle&quot;:&quot;&quot;,&quot;non-dropping-particle&quot;:&quot;&quot;},{&quot;family&quot;:&quot;Naren&quot;,&quot;given&quot;:&quot;S.&quot;,&quot;parse-names&quot;:false,&quot;dropping-particle&quot;:&quot;&quot;,&quot;non-dropping-particle&quot;:&quot;&quot;},{&quot;family&quot;:&quot;Sathyamurthy&quot;,&quot;given&quot;:&quot;S.&quot;,&quot;parse-names&quot;:false,&quot;dropping-particle&quot;:&quot;&quot;,&quot;non-dropping-particle&quot;:&quot;&quot;},{&quot;family&quot;:&quot;Mukkavilli&quot;,&quot;given&quot;:&quot;S.V.&quot;,&quot;parse-names&quot;:false,&quot;dropping-particle&quot;:&quot;&quot;,&quot;non-dropping-particle&quot;:&quot;&quot;},{&quot;family&quot;:&quot;Putha&quot;,&quot;given&quot;:&quot;P.&quot;,&quot;parse-names&quot;:false,&quot;dropping-particle&quot;:&quot;&quot;,&quot;non-dropping-particle&quot;:&quot;&quot;},{&quot;family&quot;:&quot;Reddy&quot;,&quot;given&quot;:&quot;B.&quot;,&quot;parse-names&quot;:false,&quot;dropping-particle&quot;:&quot;&quot;,&quot;non-dropping-particle&quot;:&quot;&quot;},{&quot;family&quot;:&quot;Vo&quot;,&quot;given&quot;:&quot;L.&quot;,&quot;parse-names&quot;:false,&quot;dropping-particle&quot;:&quot;&quot;,&quot;non-dropping-particle&quot;:&quot;&quot;},{&quot;family&quot;:&quot;Warrier&quot;,&quot;given&quot;:&quot;P.&quot;,&quot;parse-names&quot;:false,&quot;dropping-particle&quot;:&quot;&quot;,&quot;non-dropping-particle&quot;:&quot;&quot;}],&quot;container-title&quot;:&quot;Journal of Thoracic Oncology&quot;,&quot;accessed&quot;:{&quot;date-parts&quot;:[[2024,9,19]]},&quot;DOI&quot;:&quot;10.1016/j.jtho.2022.09.085&quot;,&quot;ISSN&quot;:&quot;15560864&quot;,&quot;URL&quot;:&quot;http://www.jto.org/article/S1556086422016719/fulltext&quot;,&quot;issued&quot;:{&quot;date-parts&quot;:[[2023,3,1]]},&quot;page&quot;:&quot;e35&quot;,&quot;abstract&quot;:&quot;monoamine transporters. In particular, the significant increase of 5-HT and decrease of Dopamine (DA) in A549 neuroendocrine trans-differentiated (A549NED) cells was previously reported by our group suggesting the presence of mature secretory granules in trans-differentiated cells. For that matter, the purpose of this study was to determine the metabolites of the biogenic amines 5-HT (5HIIA) and DA (DOPAC and HVA) secreted by A549NED cells to understand the influence of this metabolism on the autocrine or paracrine signaling of the tumor microenvironment. Methods: A human lung cancer cell line A549 was induced to neuroendocrine transdifferentiation (NED) with two [cAMP] increasing agents (IBMX, FSK, and the combination of both agents) to observe the changes in the pattern of biogenic amines production (5HIIA, DOPAC and HVA) by HPLC. Results and conclusion: The transdifferentiated cell line (A549NED) acquired a differential pattern of the biogenic amines metabolites consistent with the production of biogenic amines reported previously (less DA and increased 5-HT after NED), an increased DOPAC and HVA production, and decreased 5HIIA production after NED. The results together suggest an important metabolic bioaminergic switch of the neuroendocrine cells, these findings contribute to a previous proposal that biogenic amines (among other immunomodulators) have an important role in the bidirectional communication within the tumor microenvironment. Background: Early diagnosis of lung cancer can substantially reduce cancer related deaths. Missed nodules have been reported in literature, as is the benefits of incidental nodule detection and management. The use of AI in flagging incidental nodules was explored on CT scans taken for COVID and this has been submitted to CHEST, and RSNA during various stages of the processing with respect to sites. Methods: 2502 scans taken during the second and third wave of COVID at two specialist radiology chain (5 sites) were processed by qCT Lung, an AI capable of detecting and characterizing nodules. Radiologist report of the cases flagged by qCT were searched for findings suggestive of cancer. Cases for which nodule was not reported were re-read by an independent radiologist with AI assistance on online portal. They were asked to either confirm or reject the flag, rate the nodule for malig-nancy potential if confirmed or provide alternate finding if rejected (See Figure). Results: 1737 nodules were flagged in 673 (26.9%). 80 were noted in radiology report. Of the 593 scan re-read by radiologist, 115 (19.4%) was confirmed as having nodules. 233 nodules were found in these scans. The median size (longest diameter) of these nodules was 15 mm (range: 6 e 48) and 64.4% were solid. The most common cause of rejection was ground glass opacities. 94 of 115 scans had a rating of 1 or 2. 19 were called unsure and two was probably malignant. Two cases were called cancer by both AI and radiology report. Conclusion: Missed cancer is medico-legal problem. In this study it cannot be assumed that the radiologist missed 115 nodules. These radiologists might have spotted the nodule but not reported it because of their perceived risk and this is supported by second reader. However, 21 cases would have warranted follow-up. Background: Lung cancer is the second most common cause of cancer-related mortality in Vietnam. The identification and follow-on evaluation of lung nodules during routine chest X-ray (CXR) screening has the potential to improve the early detection of lung cancer and to reduce cancer-related mortality. Methods: This study collected CXR images from a community-based tuberculosis screening program in Vietnam. The images were re-read by a study radiologist and qXR Nodule software (Qure.ai, India) to identify the presence of nodules. A two-by-two table of these two interpretation methods was then constructed and 125 CXR images were randomly sampled from each cell to form the final test library (n¼500). These images were blindly re-read by a panel of three independent radiologists to annotate for the presence of nodules and to assign a malignancy score (ranging from 1¼benign to 5¼malignant) by majority vote. The test library was also blindly re-read by a Vietnamese radiologist from a tertiary lung hospital in Ho Chi Minh City and by qXR's Lung Nodule Malignancy Score (LNMS) software. Results: From a total of 23,514 CXR images, the study radiologist identified 1,124 (4.9%) lung nodules, while the qXR Nodule software identified 5,516 (23.4%). These two CXR interpretation methods had a positive percent agreement of 81.5%. In the final test library (n¼500), the panel of radiologists identified 173 (34.6%) nodules, with 35 (20.2%) being classified as possibly malignant (score4). Readers A and B showed high inter-reader reliability (Cohen's kappa [k] ¼ 0.85), but there was a higher degree of variability between readers A and B vs C (k¼0.54 and k¼0.59, respectively). Nodule detection by the panel spanned all four cells of the two-by-two table. The Vietnamese radiologist achieved a 62.9% sensitivity and 97.1% specificity, using the panel results as the reference standard. At the optimal threshold cutoff value (e.g. the point closest to ROC 0,1), the qXR LNMS software achieved a 71.4% sensitivity and 97.7% specificity. When the LNMS cutoff threshold was selected to match the sensitivity of the Vietnamese radiologist, software specificity was identical to the Vietnamese radiologist. Conclusion: qXR software for the detection of potentially malignant lung nodules performed better than an experienced radiologist from Vietnam in this retrospective evaluation. This study highlights the potential for an integrated tuberculosis and lung cancer screening program, which warrants a prospective evaluation.&quot;,&quot;publisher&quot;:&quot;Elsevier BV&quot;,&quot;issue&quot;:&quot;3&quot;,&quot;volume&quot;:&quot;18&quot;,&quot;container-title-short&quot;:&quot;&quot;},&quot;isTemporary&quot;:false}]}]"/>
    <we:property name="MENDELEY_CITATIONS_LOCALE_CODE" value="&quot;en-GB&quot;"/>
    <we:property name="MENDELEY_CITATIONS_STYLE" value="{&quot;id&quot;:&quot;https://www.zotero.org/styles/national-library-of-medicine-brackets-no-et-al&quot;,&quot;title&quot;:&quot;National Library of Medicine (brackets, no \&quot;et al.\&quot;)&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DE63F9D2D7234086A100F12DE4F264" ma:contentTypeVersion="1" ma:contentTypeDescription="Create a new document." ma:contentTypeScope="" ma:versionID="633e2ed6db3d2e903f330d8bd380fa06">
  <xsd:schema xmlns:xsd="http://www.w3.org/2001/XMLSchema" xmlns:xs="http://www.w3.org/2001/XMLSchema" xmlns:p="http://schemas.microsoft.com/office/2006/metadata/properties" targetNamespace="http://schemas.microsoft.com/office/2006/metadata/properties" ma:root="true" ma:fieldsID="3c6d6999b258fe523918ae99dde6732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BADBE-D923-43FC-9A9B-34957B3014E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2BA2AE0-B11E-4F1C-BD87-3C5A3BD431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C31FF38-0326-4998-AAB4-C100F9014BD3}">
  <ds:schemaRefs>
    <ds:schemaRef ds:uri="http://schemas.microsoft.com/sharepoint/v3/contenttype/forms"/>
  </ds:schemaRefs>
</ds:datastoreItem>
</file>

<file path=customXml/itemProps4.xml><?xml version="1.0" encoding="utf-8"?>
<ds:datastoreItem xmlns:ds="http://schemas.openxmlformats.org/officeDocument/2006/customXml" ds:itemID="{CFAC2430-A3E8-4341-B490-B3A99E793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4731</Words>
  <Characters>26972</Characters>
  <Application>Microsoft Office Word</Application>
  <DocSecurity>0</DocSecurity>
  <Lines>224</Lines>
  <Paragraphs>63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Human Resources Division</vt:lpstr>
      <vt:lpstr>Human Resources Division</vt:lpstr>
    </vt:vector>
  </TitlesOfParts>
  <Company>Imperial College</Company>
  <LinksUpToDate>false</LinksUpToDate>
  <CharactersWithSpaces>31640</CharactersWithSpaces>
  <SharedDoc>false</SharedDoc>
  <HLinks>
    <vt:vector size="6" baseType="variant">
      <vt:variant>
        <vt:i4>7929919</vt:i4>
      </vt:variant>
      <vt:variant>
        <vt:i4>-1</vt:i4>
      </vt:variant>
      <vt:variant>
        <vt:i4>2053</vt:i4>
      </vt:variant>
      <vt:variant>
        <vt:i4>4</vt:i4>
      </vt:variant>
      <vt:variant>
        <vt:lpwstr>http://www.cell.com/content/curren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Resources Division</dc:title>
  <dc:subject/>
  <dc:creator>abarnes</dc:creator>
  <cp:keywords/>
  <cp:lastModifiedBy>Girija Agarwal</cp:lastModifiedBy>
  <cp:revision>2</cp:revision>
  <cp:lastPrinted>2024-02-07T08:50:00Z</cp:lastPrinted>
  <dcterms:created xsi:type="dcterms:W3CDTF">2026-04-23T15:33:00Z</dcterms:created>
  <dcterms:modified xsi:type="dcterms:W3CDTF">2026-04-23T15:33:00Z</dcterms:modified>
</cp:coreProperties>
</file>